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77777777" w:rsidR="007940C4" w:rsidRDefault="00C771ED" w:rsidP="0054649A">
            <w:pPr>
              <w:pStyle w:val="ProjectName"/>
            </w:pPr>
            <w:r>
              <w:t>Tools for Data Analytics</w:t>
            </w:r>
            <w:r w:rsidR="00A32475">
              <w:t xml:space="preserve"> CA </w:t>
            </w:r>
            <w:r>
              <w:t xml:space="preserve">TWO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77777777" w:rsidR="001F7E0C" w:rsidRDefault="00A32475" w:rsidP="00A32475">
            <w:pPr>
              <w:pStyle w:val="FPTableLeft"/>
              <w:rPr>
                <w:sz w:val="32"/>
              </w:rPr>
            </w:pPr>
            <w:r w:rsidRPr="001F7E0C">
              <w:rPr>
                <w:sz w:val="32"/>
              </w:rPr>
              <w:t>Ciaran Finnegan</w:t>
            </w:r>
            <w:r w:rsidR="00197B73">
              <w:rPr>
                <w:sz w:val="32"/>
              </w:rPr>
              <w:t xml:space="preserve"> / </w:t>
            </w:r>
            <w:r w:rsidR="0065437D">
              <w:rPr>
                <w:sz w:val="32"/>
              </w:rPr>
              <w:t>Radoslav Durina</w:t>
            </w:r>
            <w:r w:rsidR="00204183">
              <w:rPr>
                <w:sz w:val="32"/>
              </w:rPr>
              <w:t xml:space="preserve"> / Dermot</w:t>
            </w:r>
            <w:r w:rsidR="00C312AD">
              <w:rPr>
                <w:sz w:val="32"/>
              </w:rPr>
              <w:t xml:space="preserve"> Madsen</w:t>
            </w:r>
            <w:r w:rsidR="00A10131" w:rsidRPr="001F7E0C">
              <w:rPr>
                <w:sz w:val="32"/>
              </w:rPr>
              <w:br/>
            </w:r>
          </w:p>
          <w:p w14:paraId="6839F89F" w14:textId="77777777" w:rsidR="001F7E0C" w:rsidRPr="001F7E0C" w:rsidRDefault="001F7E0C" w:rsidP="00A32475">
            <w:pPr>
              <w:pStyle w:val="FPTableLeft"/>
              <w:rPr>
                <w:sz w:val="32"/>
              </w:rPr>
            </w:pPr>
            <w:r w:rsidRPr="001F7E0C">
              <w:rPr>
                <w:sz w:val="32"/>
              </w:rPr>
              <w:t>Student No : 10524150</w:t>
            </w:r>
            <w:r w:rsidR="0065437D">
              <w:rPr>
                <w:sz w:val="32"/>
              </w:rPr>
              <w:t xml:space="preserve"> / 10524378</w:t>
            </w:r>
            <w:r w:rsidR="00C312AD">
              <w:rPr>
                <w:sz w:val="32"/>
              </w:rPr>
              <w:t xml:space="preserve"> / 10522567</w:t>
            </w:r>
          </w:p>
          <w:p w14:paraId="1303D125" w14:textId="77777777" w:rsidR="001F7E0C" w:rsidRDefault="001F7E0C" w:rsidP="00A32475">
            <w:pPr>
              <w:pStyle w:val="FPTableLeft"/>
              <w:rPr>
                <w:sz w:val="32"/>
              </w:rPr>
            </w:pPr>
          </w:p>
          <w:p w14:paraId="147B22B4" w14:textId="3651D043" w:rsidR="007940C4" w:rsidRDefault="00902916" w:rsidP="00A32475">
            <w:pPr>
              <w:pStyle w:val="FPTableLeft"/>
            </w:pPr>
            <w:r>
              <w:rPr>
                <w:sz w:val="32"/>
              </w:rPr>
              <w:t>18</w:t>
            </w:r>
            <w:bookmarkStart w:id="0" w:name="_GoBack"/>
            <w:bookmarkEnd w:id="0"/>
            <w:r w:rsidR="003D0941">
              <w:rPr>
                <w:sz w:val="32"/>
              </w:rPr>
              <w:t>/10</w:t>
            </w:r>
            <w:r w:rsidR="0014642A" w:rsidRPr="001F7E0C">
              <w:rPr>
                <w:sz w:val="32"/>
              </w:rPr>
              <w:t>/2019</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2B5FB2FC" w14:textId="77777777" w:rsidR="00122799" w:rsidRDefault="007940C4">
      <w:pPr>
        <w:pStyle w:val="TOC1"/>
        <w:rPr>
          <w:ins w:id="1" w:author="Finnegan, Ciaran (IE Dublin)" w:date="2019-10-15T18:09:00Z"/>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ins w:id="2" w:author="Finnegan, Ciaran (IE Dublin)" w:date="2019-10-15T18:09:00Z">
        <w:r w:rsidR="00122799">
          <w:rPr>
            <w:noProof/>
          </w:rPr>
          <w:t>1</w:t>
        </w:r>
        <w:r w:rsidR="00122799">
          <w:rPr>
            <w:noProof/>
          </w:rPr>
          <w:tab/>
          <w:t>Project Overview</w:t>
        </w:r>
        <w:r w:rsidR="00122799">
          <w:rPr>
            <w:noProof/>
          </w:rPr>
          <w:tab/>
        </w:r>
        <w:r w:rsidR="00122799">
          <w:rPr>
            <w:noProof/>
          </w:rPr>
          <w:fldChar w:fldCharType="begin"/>
        </w:r>
        <w:r w:rsidR="00122799">
          <w:rPr>
            <w:noProof/>
          </w:rPr>
          <w:instrText xml:space="preserve"> PAGEREF _Toc22055384 \h </w:instrText>
        </w:r>
        <w:r w:rsidR="00122799">
          <w:rPr>
            <w:noProof/>
          </w:rPr>
        </w:r>
      </w:ins>
      <w:r w:rsidR="00122799">
        <w:rPr>
          <w:noProof/>
        </w:rPr>
        <w:fldChar w:fldCharType="separate"/>
      </w:r>
      <w:ins w:id="3" w:author="Finnegan, Ciaran (IE Dublin)" w:date="2019-10-15T18:09:00Z">
        <w:r w:rsidR="00122799">
          <w:rPr>
            <w:noProof/>
          </w:rPr>
          <w:t>3</w:t>
        </w:r>
        <w:r w:rsidR="00122799">
          <w:rPr>
            <w:noProof/>
          </w:rPr>
          <w:fldChar w:fldCharType="end"/>
        </w:r>
      </w:ins>
    </w:p>
    <w:p w14:paraId="116247FD" w14:textId="77777777" w:rsidR="00122799" w:rsidRDefault="00122799">
      <w:pPr>
        <w:pStyle w:val="TOC2"/>
        <w:rPr>
          <w:ins w:id="4" w:author="Finnegan, Ciaran (IE Dublin)" w:date="2019-10-15T18:09:00Z"/>
          <w:rFonts w:asciiTheme="minorHAnsi" w:eastAsiaTheme="minorEastAsia" w:hAnsiTheme="minorHAnsi" w:cstheme="minorBidi"/>
          <w:noProof/>
          <w:szCs w:val="22"/>
          <w:lang w:eastAsia="en-GB"/>
        </w:rPr>
      </w:pPr>
      <w:ins w:id="5" w:author="Finnegan, Ciaran (IE Dublin)" w:date="2019-10-15T18:09:00Z">
        <w:r>
          <w:rPr>
            <w:noProof/>
          </w:rPr>
          <w:t>1.1</w:t>
        </w:r>
        <w:r>
          <w:rPr>
            <w:noProof/>
          </w:rPr>
          <w:tab/>
          <w:t>High Level Description</w:t>
        </w:r>
        <w:r>
          <w:rPr>
            <w:noProof/>
          </w:rPr>
          <w:tab/>
        </w:r>
        <w:r>
          <w:rPr>
            <w:noProof/>
          </w:rPr>
          <w:fldChar w:fldCharType="begin"/>
        </w:r>
        <w:r>
          <w:rPr>
            <w:noProof/>
          </w:rPr>
          <w:instrText xml:space="preserve"> PAGEREF _Toc22055385 \h </w:instrText>
        </w:r>
        <w:r>
          <w:rPr>
            <w:noProof/>
          </w:rPr>
        </w:r>
      </w:ins>
      <w:r>
        <w:rPr>
          <w:noProof/>
        </w:rPr>
        <w:fldChar w:fldCharType="separate"/>
      </w:r>
      <w:ins w:id="6" w:author="Finnegan, Ciaran (IE Dublin)" w:date="2019-10-15T18:09:00Z">
        <w:r>
          <w:rPr>
            <w:noProof/>
          </w:rPr>
          <w:t>3</w:t>
        </w:r>
        <w:r>
          <w:rPr>
            <w:noProof/>
          </w:rPr>
          <w:fldChar w:fldCharType="end"/>
        </w:r>
      </w:ins>
    </w:p>
    <w:p w14:paraId="0270719B" w14:textId="77777777" w:rsidR="00122799" w:rsidRDefault="00122799">
      <w:pPr>
        <w:pStyle w:val="TOC2"/>
        <w:rPr>
          <w:ins w:id="7" w:author="Finnegan, Ciaran (IE Dublin)" w:date="2019-10-15T18:09:00Z"/>
          <w:rFonts w:asciiTheme="minorHAnsi" w:eastAsiaTheme="minorEastAsia" w:hAnsiTheme="minorHAnsi" w:cstheme="minorBidi"/>
          <w:noProof/>
          <w:szCs w:val="22"/>
          <w:lang w:eastAsia="en-GB"/>
        </w:rPr>
      </w:pPr>
      <w:ins w:id="8" w:author="Finnegan, Ciaran (IE Dublin)" w:date="2019-10-15T18:09:00Z">
        <w:r>
          <w:rPr>
            <w:noProof/>
          </w:rPr>
          <w:t>1.2</w:t>
        </w:r>
        <w:r>
          <w:rPr>
            <w:noProof/>
          </w:rPr>
          <w:tab/>
          <w:t>Environment Assumptions</w:t>
        </w:r>
        <w:r>
          <w:rPr>
            <w:noProof/>
          </w:rPr>
          <w:tab/>
        </w:r>
        <w:r>
          <w:rPr>
            <w:noProof/>
          </w:rPr>
          <w:fldChar w:fldCharType="begin"/>
        </w:r>
        <w:r>
          <w:rPr>
            <w:noProof/>
          </w:rPr>
          <w:instrText xml:space="preserve"> PAGEREF _Toc22055386 \h </w:instrText>
        </w:r>
        <w:r>
          <w:rPr>
            <w:noProof/>
          </w:rPr>
        </w:r>
      </w:ins>
      <w:r>
        <w:rPr>
          <w:noProof/>
        </w:rPr>
        <w:fldChar w:fldCharType="separate"/>
      </w:r>
      <w:ins w:id="9" w:author="Finnegan, Ciaran (IE Dublin)" w:date="2019-10-15T18:09:00Z">
        <w:r>
          <w:rPr>
            <w:noProof/>
          </w:rPr>
          <w:t>3</w:t>
        </w:r>
        <w:r>
          <w:rPr>
            <w:noProof/>
          </w:rPr>
          <w:fldChar w:fldCharType="end"/>
        </w:r>
      </w:ins>
    </w:p>
    <w:p w14:paraId="2EC2FFBB" w14:textId="77777777" w:rsidR="00122799" w:rsidRDefault="00122799">
      <w:pPr>
        <w:pStyle w:val="TOC2"/>
        <w:rPr>
          <w:ins w:id="10" w:author="Finnegan, Ciaran (IE Dublin)" w:date="2019-10-15T18:09:00Z"/>
          <w:rFonts w:asciiTheme="minorHAnsi" w:eastAsiaTheme="minorEastAsia" w:hAnsiTheme="minorHAnsi" w:cstheme="minorBidi"/>
          <w:noProof/>
          <w:szCs w:val="22"/>
          <w:lang w:eastAsia="en-GB"/>
        </w:rPr>
      </w:pPr>
      <w:ins w:id="11" w:author="Finnegan, Ciaran (IE Dublin)" w:date="2019-10-15T18:09:00Z">
        <w:r>
          <w:rPr>
            <w:noProof/>
          </w:rPr>
          <w:t>1.3</w:t>
        </w:r>
        <w:r>
          <w:rPr>
            <w:noProof/>
          </w:rPr>
          <w:tab/>
          <w:t>Project Execution Instructions</w:t>
        </w:r>
        <w:r>
          <w:rPr>
            <w:noProof/>
          </w:rPr>
          <w:tab/>
        </w:r>
        <w:r>
          <w:rPr>
            <w:noProof/>
          </w:rPr>
          <w:fldChar w:fldCharType="begin"/>
        </w:r>
        <w:r>
          <w:rPr>
            <w:noProof/>
          </w:rPr>
          <w:instrText xml:space="preserve"> PAGEREF _Toc22055387 \h </w:instrText>
        </w:r>
        <w:r>
          <w:rPr>
            <w:noProof/>
          </w:rPr>
        </w:r>
      </w:ins>
      <w:r>
        <w:rPr>
          <w:noProof/>
        </w:rPr>
        <w:fldChar w:fldCharType="separate"/>
      </w:r>
      <w:ins w:id="12" w:author="Finnegan, Ciaran (IE Dublin)" w:date="2019-10-15T18:09:00Z">
        <w:r>
          <w:rPr>
            <w:noProof/>
          </w:rPr>
          <w:t>3</w:t>
        </w:r>
        <w:r>
          <w:rPr>
            <w:noProof/>
          </w:rPr>
          <w:fldChar w:fldCharType="end"/>
        </w:r>
      </w:ins>
    </w:p>
    <w:p w14:paraId="09D97A29" w14:textId="77777777" w:rsidR="00122799" w:rsidRDefault="00122799">
      <w:pPr>
        <w:pStyle w:val="TOC1"/>
        <w:rPr>
          <w:ins w:id="13" w:author="Finnegan, Ciaran (IE Dublin)" w:date="2019-10-15T18:09:00Z"/>
          <w:rFonts w:asciiTheme="minorHAnsi" w:eastAsiaTheme="minorEastAsia" w:hAnsiTheme="minorHAnsi" w:cstheme="minorBidi"/>
          <w:b w:val="0"/>
          <w:noProof/>
          <w:color w:val="auto"/>
          <w:szCs w:val="22"/>
          <w:lang w:eastAsia="en-GB"/>
        </w:rPr>
      </w:pPr>
      <w:ins w:id="14" w:author="Finnegan, Ciaran (IE Dublin)" w:date="2019-10-15T18:09:00Z">
        <w:r>
          <w:rPr>
            <w:noProof/>
          </w:rPr>
          <w:t>2</w:t>
        </w:r>
        <w:r>
          <w:rPr>
            <w:noProof/>
          </w:rPr>
          <w:tab/>
          <w:t>Machine Learning Process Flow Description</w:t>
        </w:r>
        <w:r>
          <w:rPr>
            <w:noProof/>
          </w:rPr>
          <w:tab/>
        </w:r>
        <w:r>
          <w:rPr>
            <w:noProof/>
          </w:rPr>
          <w:fldChar w:fldCharType="begin"/>
        </w:r>
        <w:r>
          <w:rPr>
            <w:noProof/>
          </w:rPr>
          <w:instrText xml:space="preserve"> PAGEREF _Toc22055388 \h </w:instrText>
        </w:r>
        <w:r>
          <w:rPr>
            <w:noProof/>
          </w:rPr>
        </w:r>
      </w:ins>
      <w:r>
        <w:rPr>
          <w:noProof/>
        </w:rPr>
        <w:fldChar w:fldCharType="separate"/>
      </w:r>
      <w:ins w:id="15" w:author="Finnegan, Ciaran (IE Dublin)" w:date="2019-10-15T18:09:00Z">
        <w:r>
          <w:rPr>
            <w:noProof/>
          </w:rPr>
          <w:t>4</w:t>
        </w:r>
        <w:r>
          <w:rPr>
            <w:noProof/>
          </w:rPr>
          <w:fldChar w:fldCharType="end"/>
        </w:r>
      </w:ins>
    </w:p>
    <w:p w14:paraId="77303D79" w14:textId="77777777" w:rsidR="00122799" w:rsidRDefault="00122799">
      <w:pPr>
        <w:pStyle w:val="TOC2"/>
        <w:rPr>
          <w:ins w:id="16" w:author="Finnegan, Ciaran (IE Dublin)" w:date="2019-10-15T18:09:00Z"/>
          <w:rFonts w:asciiTheme="minorHAnsi" w:eastAsiaTheme="minorEastAsia" w:hAnsiTheme="minorHAnsi" w:cstheme="minorBidi"/>
          <w:noProof/>
          <w:szCs w:val="22"/>
          <w:lang w:eastAsia="en-GB"/>
        </w:rPr>
      </w:pPr>
      <w:ins w:id="17" w:author="Finnegan, Ciaran (IE Dublin)" w:date="2019-10-15T18:09:00Z">
        <w:r>
          <w:rPr>
            <w:noProof/>
          </w:rPr>
          <w:t>2.1</w:t>
        </w:r>
        <w:r>
          <w:rPr>
            <w:noProof/>
          </w:rPr>
          <w:tab/>
          <w:t>High Level Description of Machine Learning Workflow</w:t>
        </w:r>
        <w:r>
          <w:rPr>
            <w:noProof/>
          </w:rPr>
          <w:tab/>
        </w:r>
        <w:r>
          <w:rPr>
            <w:noProof/>
          </w:rPr>
          <w:fldChar w:fldCharType="begin"/>
        </w:r>
        <w:r>
          <w:rPr>
            <w:noProof/>
          </w:rPr>
          <w:instrText xml:space="preserve"> PAGEREF _Toc22055389 \h </w:instrText>
        </w:r>
        <w:r>
          <w:rPr>
            <w:noProof/>
          </w:rPr>
        </w:r>
      </w:ins>
      <w:r>
        <w:rPr>
          <w:noProof/>
        </w:rPr>
        <w:fldChar w:fldCharType="separate"/>
      </w:r>
      <w:ins w:id="18" w:author="Finnegan, Ciaran (IE Dublin)" w:date="2019-10-15T18:09:00Z">
        <w:r>
          <w:rPr>
            <w:noProof/>
          </w:rPr>
          <w:t>4</w:t>
        </w:r>
        <w:r>
          <w:rPr>
            <w:noProof/>
          </w:rPr>
          <w:fldChar w:fldCharType="end"/>
        </w:r>
      </w:ins>
    </w:p>
    <w:p w14:paraId="10B34F35" w14:textId="77777777" w:rsidR="00122799" w:rsidRDefault="00122799">
      <w:pPr>
        <w:pStyle w:val="TOC1"/>
        <w:rPr>
          <w:ins w:id="19" w:author="Finnegan, Ciaran (IE Dublin)" w:date="2019-10-15T18:09:00Z"/>
          <w:rFonts w:asciiTheme="minorHAnsi" w:eastAsiaTheme="minorEastAsia" w:hAnsiTheme="minorHAnsi" w:cstheme="minorBidi"/>
          <w:b w:val="0"/>
          <w:noProof/>
          <w:color w:val="auto"/>
          <w:szCs w:val="22"/>
          <w:lang w:eastAsia="en-GB"/>
        </w:rPr>
      </w:pPr>
      <w:ins w:id="20" w:author="Finnegan, Ciaran (IE Dublin)" w:date="2019-10-15T18:09:00Z">
        <w:r>
          <w:rPr>
            <w:noProof/>
          </w:rPr>
          <w:t>3</w:t>
        </w:r>
        <w:r>
          <w:rPr>
            <w:noProof/>
          </w:rPr>
          <w:tab/>
          <w:t>Data Pre-Processing and Preparation</w:t>
        </w:r>
        <w:r>
          <w:rPr>
            <w:noProof/>
          </w:rPr>
          <w:tab/>
        </w:r>
        <w:r>
          <w:rPr>
            <w:noProof/>
          </w:rPr>
          <w:fldChar w:fldCharType="begin"/>
        </w:r>
        <w:r>
          <w:rPr>
            <w:noProof/>
          </w:rPr>
          <w:instrText xml:space="preserve"> PAGEREF _Toc22055390 \h </w:instrText>
        </w:r>
        <w:r>
          <w:rPr>
            <w:noProof/>
          </w:rPr>
        </w:r>
      </w:ins>
      <w:r>
        <w:rPr>
          <w:noProof/>
        </w:rPr>
        <w:fldChar w:fldCharType="separate"/>
      </w:r>
      <w:ins w:id="21" w:author="Finnegan, Ciaran (IE Dublin)" w:date="2019-10-15T18:09:00Z">
        <w:r>
          <w:rPr>
            <w:noProof/>
          </w:rPr>
          <w:t>6</w:t>
        </w:r>
        <w:r>
          <w:rPr>
            <w:noProof/>
          </w:rPr>
          <w:fldChar w:fldCharType="end"/>
        </w:r>
      </w:ins>
    </w:p>
    <w:p w14:paraId="49F26EA8" w14:textId="77777777" w:rsidR="00122799" w:rsidRDefault="00122799">
      <w:pPr>
        <w:pStyle w:val="TOC2"/>
        <w:rPr>
          <w:ins w:id="22" w:author="Finnegan, Ciaran (IE Dublin)" w:date="2019-10-15T18:09:00Z"/>
          <w:rFonts w:asciiTheme="minorHAnsi" w:eastAsiaTheme="minorEastAsia" w:hAnsiTheme="minorHAnsi" w:cstheme="minorBidi"/>
          <w:noProof/>
          <w:szCs w:val="22"/>
          <w:lang w:eastAsia="en-GB"/>
        </w:rPr>
      </w:pPr>
      <w:ins w:id="23" w:author="Finnegan, Ciaran (IE Dublin)" w:date="2019-10-15T18:09:00Z">
        <w:r>
          <w:rPr>
            <w:noProof/>
          </w:rPr>
          <w:t>3.1</w:t>
        </w:r>
        <w:r>
          <w:rPr>
            <w:noProof/>
          </w:rPr>
          <w:tab/>
          <w:t>Python Libraries</w:t>
        </w:r>
        <w:r>
          <w:rPr>
            <w:noProof/>
          </w:rPr>
          <w:tab/>
        </w:r>
        <w:r>
          <w:rPr>
            <w:noProof/>
          </w:rPr>
          <w:fldChar w:fldCharType="begin"/>
        </w:r>
        <w:r>
          <w:rPr>
            <w:noProof/>
          </w:rPr>
          <w:instrText xml:space="preserve"> PAGEREF _Toc22055391 \h </w:instrText>
        </w:r>
        <w:r>
          <w:rPr>
            <w:noProof/>
          </w:rPr>
        </w:r>
      </w:ins>
      <w:r>
        <w:rPr>
          <w:noProof/>
        </w:rPr>
        <w:fldChar w:fldCharType="separate"/>
      </w:r>
      <w:ins w:id="24" w:author="Finnegan, Ciaran (IE Dublin)" w:date="2019-10-15T18:09:00Z">
        <w:r>
          <w:rPr>
            <w:noProof/>
          </w:rPr>
          <w:t>6</w:t>
        </w:r>
        <w:r>
          <w:rPr>
            <w:noProof/>
          </w:rPr>
          <w:fldChar w:fldCharType="end"/>
        </w:r>
      </w:ins>
    </w:p>
    <w:p w14:paraId="748C0B07" w14:textId="77777777" w:rsidR="00122799" w:rsidRDefault="00122799">
      <w:pPr>
        <w:pStyle w:val="TOC2"/>
        <w:rPr>
          <w:ins w:id="25" w:author="Finnegan, Ciaran (IE Dublin)" w:date="2019-10-15T18:09:00Z"/>
          <w:rFonts w:asciiTheme="minorHAnsi" w:eastAsiaTheme="minorEastAsia" w:hAnsiTheme="minorHAnsi" w:cstheme="minorBidi"/>
          <w:noProof/>
          <w:szCs w:val="22"/>
          <w:lang w:eastAsia="en-GB"/>
        </w:rPr>
      </w:pPr>
      <w:ins w:id="26" w:author="Finnegan, Ciaran (IE Dublin)" w:date="2019-10-15T18:09:00Z">
        <w:r>
          <w:rPr>
            <w:noProof/>
          </w:rPr>
          <w:t>3.2</w:t>
        </w:r>
        <w:r>
          <w:rPr>
            <w:noProof/>
          </w:rPr>
          <w:tab/>
          <w:t>What is data pre-processing? Why do we do it?</w:t>
        </w:r>
        <w:r>
          <w:rPr>
            <w:noProof/>
          </w:rPr>
          <w:tab/>
        </w:r>
        <w:r>
          <w:rPr>
            <w:noProof/>
          </w:rPr>
          <w:fldChar w:fldCharType="begin"/>
        </w:r>
        <w:r>
          <w:rPr>
            <w:noProof/>
          </w:rPr>
          <w:instrText xml:space="preserve"> PAGEREF _Toc22055392 \h </w:instrText>
        </w:r>
        <w:r>
          <w:rPr>
            <w:noProof/>
          </w:rPr>
        </w:r>
      </w:ins>
      <w:r>
        <w:rPr>
          <w:noProof/>
        </w:rPr>
        <w:fldChar w:fldCharType="separate"/>
      </w:r>
      <w:ins w:id="27" w:author="Finnegan, Ciaran (IE Dublin)" w:date="2019-10-15T18:09:00Z">
        <w:r>
          <w:rPr>
            <w:noProof/>
          </w:rPr>
          <w:t>6</w:t>
        </w:r>
        <w:r>
          <w:rPr>
            <w:noProof/>
          </w:rPr>
          <w:fldChar w:fldCharType="end"/>
        </w:r>
      </w:ins>
    </w:p>
    <w:p w14:paraId="3B90103E" w14:textId="77777777" w:rsidR="00122799" w:rsidRDefault="00122799">
      <w:pPr>
        <w:pStyle w:val="TOC2"/>
        <w:rPr>
          <w:ins w:id="28" w:author="Finnegan, Ciaran (IE Dublin)" w:date="2019-10-15T18:09:00Z"/>
          <w:rFonts w:asciiTheme="minorHAnsi" w:eastAsiaTheme="minorEastAsia" w:hAnsiTheme="minorHAnsi" w:cstheme="minorBidi"/>
          <w:noProof/>
          <w:szCs w:val="22"/>
          <w:lang w:eastAsia="en-GB"/>
        </w:rPr>
      </w:pPr>
      <w:ins w:id="29" w:author="Finnegan, Ciaran (IE Dublin)" w:date="2019-10-15T18:09:00Z">
        <w:r>
          <w:rPr>
            <w:noProof/>
          </w:rPr>
          <w:t>3.3</w:t>
        </w:r>
        <w:r>
          <w:rPr>
            <w:noProof/>
          </w:rPr>
          <w:tab/>
          <w:t>Load and Visualise Data</w:t>
        </w:r>
        <w:r>
          <w:rPr>
            <w:noProof/>
          </w:rPr>
          <w:tab/>
        </w:r>
        <w:r>
          <w:rPr>
            <w:noProof/>
          </w:rPr>
          <w:fldChar w:fldCharType="begin"/>
        </w:r>
        <w:r>
          <w:rPr>
            <w:noProof/>
          </w:rPr>
          <w:instrText xml:space="preserve"> PAGEREF _Toc22055393 \h </w:instrText>
        </w:r>
        <w:r>
          <w:rPr>
            <w:noProof/>
          </w:rPr>
        </w:r>
      </w:ins>
      <w:r>
        <w:rPr>
          <w:noProof/>
        </w:rPr>
        <w:fldChar w:fldCharType="separate"/>
      </w:r>
      <w:ins w:id="30" w:author="Finnegan, Ciaran (IE Dublin)" w:date="2019-10-15T18:09:00Z">
        <w:r>
          <w:rPr>
            <w:noProof/>
          </w:rPr>
          <w:t>6</w:t>
        </w:r>
        <w:r>
          <w:rPr>
            <w:noProof/>
          </w:rPr>
          <w:fldChar w:fldCharType="end"/>
        </w:r>
      </w:ins>
    </w:p>
    <w:p w14:paraId="20CBE860" w14:textId="77777777" w:rsidR="00122799" w:rsidRDefault="00122799">
      <w:pPr>
        <w:pStyle w:val="TOC2"/>
        <w:rPr>
          <w:ins w:id="31" w:author="Finnegan, Ciaran (IE Dublin)" w:date="2019-10-15T18:09:00Z"/>
          <w:rFonts w:asciiTheme="minorHAnsi" w:eastAsiaTheme="minorEastAsia" w:hAnsiTheme="minorHAnsi" w:cstheme="minorBidi"/>
          <w:noProof/>
          <w:szCs w:val="22"/>
          <w:lang w:eastAsia="en-GB"/>
        </w:rPr>
      </w:pPr>
      <w:ins w:id="32" w:author="Finnegan, Ciaran (IE Dublin)" w:date="2019-10-15T18:09:00Z">
        <w:r>
          <w:rPr>
            <w:noProof/>
          </w:rPr>
          <w:t>3.4</w:t>
        </w:r>
        <w:r>
          <w:rPr>
            <w:noProof/>
          </w:rPr>
          <w:tab/>
          <w:t>Types of Data and performing pre-processing</w:t>
        </w:r>
        <w:r>
          <w:rPr>
            <w:noProof/>
          </w:rPr>
          <w:tab/>
        </w:r>
        <w:r>
          <w:rPr>
            <w:noProof/>
          </w:rPr>
          <w:fldChar w:fldCharType="begin"/>
        </w:r>
        <w:r>
          <w:rPr>
            <w:noProof/>
          </w:rPr>
          <w:instrText xml:space="preserve"> PAGEREF _Toc22055394 \h </w:instrText>
        </w:r>
        <w:r>
          <w:rPr>
            <w:noProof/>
          </w:rPr>
        </w:r>
      </w:ins>
      <w:r>
        <w:rPr>
          <w:noProof/>
        </w:rPr>
        <w:fldChar w:fldCharType="separate"/>
      </w:r>
      <w:ins w:id="33" w:author="Finnegan, Ciaran (IE Dublin)" w:date="2019-10-15T18:09:00Z">
        <w:r>
          <w:rPr>
            <w:noProof/>
          </w:rPr>
          <w:t>8</w:t>
        </w:r>
        <w:r>
          <w:rPr>
            <w:noProof/>
          </w:rPr>
          <w:fldChar w:fldCharType="end"/>
        </w:r>
      </w:ins>
    </w:p>
    <w:p w14:paraId="499E7A26" w14:textId="77777777" w:rsidR="00122799" w:rsidRDefault="00122799">
      <w:pPr>
        <w:pStyle w:val="TOC1"/>
        <w:rPr>
          <w:ins w:id="34" w:author="Finnegan, Ciaran (IE Dublin)" w:date="2019-10-15T18:09:00Z"/>
          <w:rFonts w:asciiTheme="minorHAnsi" w:eastAsiaTheme="minorEastAsia" w:hAnsiTheme="minorHAnsi" w:cstheme="minorBidi"/>
          <w:b w:val="0"/>
          <w:noProof/>
          <w:color w:val="auto"/>
          <w:szCs w:val="22"/>
          <w:lang w:eastAsia="en-GB"/>
        </w:rPr>
      </w:pPr>
      <w:ins w:id="35" w:author="Finnegan, Ciaran (IE Dublin)" w:date="2019-10-15T18:09:00Z">
        <w:r>
          <w:rPr>
            <w:noProof/>
          </w:rPr>
          <w:t>4</w:t>
        </w:r>
        <w:r>
          <w:rPr>
            <w:noProof/>
          </w:rPr>
          <w:tab/>
          <w:t>Model Evaluation Strategy</w:t>
        </w:r>
        <w:r>
          <w:rPr>
            <w:noProof/>
          </w:rPr>
          <w:tab/>
        </w:r>
        <w:r>
          <w:rPr>
            <w:noProof/>
          </w:rPr>
          <w:fldChar w:fldCharType="begin"/>
        </w:r>
        <w:r>
          <w:rPr>
            <w:noProof/>
          </w:rPr>
          <w:instrText xml:space="preserve"> PAGEREF _Toc22055395 \h </w:instrText>
        </w:r>
        <w:r>
          <w:rPr>
            <w:noProof/>
          </w:rPr>
        </w:r>
      </w:ins>
      <w:r>
        <w:rPr>
          <w:noProof/>
        </w:rPr>
        <w:fldChar w:fldCharType="separate"/>
      </w:r>
      <w:ins w:id="36" w:author="Finnegan, Ciaran (IE Dublin)" w:date="2019-10-15T18:09:00Z">
        <w:r>
          <w:rPr>
            <w:noProof/>
          </w:rPr>
          <w:t>13</w:t>
        </w:r>
        <w:r>
          <w:rPr>
            <w:noProof/>
          </w:rPr>
          <w:fldChar w:fldCharType="end"/>
        </w:r>
      </w:ins>
    </w:p>
    <w:p w14:paraId="5FC0E463" w14:textId="77777777" w:rsidR="00122799" w:rsidRDefault="00122799">
      <w:pPr>
        <w:pStyle w:val="TOC2"/>
        <w:rPr>
          <w:ins w:id="37" w:author="Finnegan, Ciaran (IE Dublin)" w:date="2019-10-15T18:09:00Z"/>
          <w:rFonts w:asciiTheme="minorHAnsi" w:eastAsiaTheme="minorEastAsia" w:hAnsiTheme="minorHAnsi" w:cstheme="minorBidi"/>
          <w:noProof/>
          <w:szCs w:val="22"/>
          <w:lang w:eastAsia="en-GB"/>
        </w:rPr>
      </w:pPr>
      <w:ins w:id="38" w:author="Finnegan, Ciaran (IE Dublin)" w:date="2019-10-15T18:09:00Z">
        <w:r>
          <w:rPr>
            <w:noProof/>
          </w:rPr>
          <w:t>4.1</w:t>
        </w:r>
        <w:r>
          <w:rPr>
            <w:noProof/>
          </w:rPr>
          <w:tab/>
          <w:t>Benefit of Random Forest</w:t>
        </w:r>
        <w:r>
          <w:rPr>
            <w:noProof/>
          </w:rPr>
          <w:tab/>
        </w:r>
        <w:r>
          <w:rPr>
            <w:noProof/>
          </w:rPr>
          <w:fldChar w:fldCharType="begin"/>
        </w:r>
        <w:r>
          <w:rPr>
            <w:noProof/>
          </w:rPr>
          <w:instrText xml:space="preserve"> PAGEREF _Toc22055396 \h </w:instrText>
        </w:r>
        <w:r>
          <w:rPr>
            <w:noProof/>
          </w:rPr>
        </w:r>
      </w:ins>
      <w:r>
        <w:rPr>
          <w:noProof/>
        </w:rPr>
        <w:fldChar w:fldCharType="separate"/>
      </w:r>
      <w:ins w:id="39" w:author="Finnegan, Ciaran (IE Dublin)" w:date="2019-10-15T18:09:00Z">
        <w:r>
          <w:rPr>
            <w:noProof/>
          </w:rPr>
          <w:t>13</w:t>
        </w:r>
        <w:r>
          <w:rPr>
            <w:noProof/>
          </w:rPr>
          <w:fldChar w:fldCharType="end"/>
        </w:r>
      </w:ins>
    </w:p>
    <w:p w14:paraId="060688FA" w14:textId="77777777" w:rsidR="00122799" w:rsidRDefault="00122799">
      <w:pPr>
        <w:pStyle w:val="TOC2"/>
        <w:rPr>
          <w:ins w:id="40" w:author="Finnegan, Ciaran (IE Dublin)" w:date="2019-10-15T18:09:00Z"/>
          <w:rFonts w:asciiTheme="minorHAnsi" w:eastAsiaTheme="minorEastAsia" w:hAnsiTheme="minorHAnsi" w:cstheme="minorBidi"/>
          <w:noProof/>
          <w:szCs w:val="22"/>
          <w:lang w:eastAsia="en-GB"/>
        </w:rPr>
      </w:pPr>
      <w:ins w:id="41" w:author="Finnegan, Ciaran (IE Dublin)" w:date="2019-10-15T18:09:00Z">
        <w:r>
          <w:rPr>
            <w:noProof/>
          </w:rPr>
          <w:t>4.2</w:t>
        </w:r>
        <w:r>
          <w:rPr>
            <w:noProof/>
          </w:rPr>
          <w:tab/>
          <w:t>Objective of Model evaluation</w:t>
        </w:r>
        <w:r>
          <w:rPr>
            <w:noProof/>
          </w:rPr>
          <w:tab/>
        </w:r>
        <w:r>
          <w:rPr>
            <w:noProof/>
          </w:rPr>
          <w:fldChar w:fldCharType="begin"/>
        </w:r>
        <w:r>
          <w:rPr>
            <w:noProof/>
          </w:rPr>
          <w:instrText xml:space="preserve"> PAGEREF _Toc22055397 \h </w:instrText>
        </w:r>
        <w:r>
          <w:rPr>
            <w:noProof/>
          </w:rPr>
        </w:r>
      </w:ins>
      <w:r>
        <w:rPr>
          <w:noProof/>
        </w:rPr>
        <w:fldChar w:fldCharType="separate"/>
      </w:r>
      <w:ins w:id="42" w:author="Finnegan, Ciaran (IE Dublin)" w:date="2019-10-15T18:09:00Z">
        <w:r>
          <w:rPr>
            <w:noProof/>
          </w:rPr>
          <w:t>13</w:t>
        </w:r>
        <w:r>
          <w:rPr>
            <w:noProof/>
          </w:rPr>
          <w:fldChar w:fldCharType="end"/>
        </w:r>
      </w:ins>
    </w:p>
    <w:p w14:paraId="43C19E96" w14:textId="77777777" w:rsidR="00122799" w:rsidRDefault="00122799">
      <w:pPr>
        <w:pStyle w:val="TOC1"/>
        <w:rPr>
          <w:ins w:id="43" w:author="Finnegan, Ciaran (IE Dublin)" w:date="2019-10-15T18:09:00Z"/>
          <w:rFonts w:asciiTheme="minorHAnsi" w:eastAsiaTheme="minorEastAsia" w:hAnsiTheme="minorHAnsi" w:cstheme="minorBidi"/>
          <w:b w:val="0"/>
          <w:noProof/>
          <w:color w:val="auto"/>
          <w:szCs w:val="22"/>
          <w:lang w:eastAsia="en-GB"/>
        </w:rPr>
      </w:pPr>
      <w:ins w:id="44" w:author="Finnegan, Ciaran (IE Dublin)" w:date="2019-10-15T18:09:00Z">
        <w:r>
          <w:rPr>
            <w:noProof/>
          </w:rPr>
          <w:t>5</w:t>
        </w:r>
        <w:r>
          <w:rPr>
            <w:noProof/>
          </w:rPr>
          <w:tab/>
          <w:t>Model Building and Testing</w:t>
        </w:r>
        <w:r>
          <w:rPr>
            <w:noProof/>
          </w:rPr>
          <w:tab/>
        </w:r>
        <w:r>
          <w:rPr>
            <w:noProof/>
          </w:rPr>
          <w:fldChar w:fldCharType="begin"/>
        </w:r>
        <w:r>
          <w:rPr>
            <w:noProof/>
          </w:rPr>
          <w:instrText xml:space="preserve"> PAGEREF _Toc22055398 \h </w:instrText>
        </w:r>
        <w:r>
          <w:rPr>
            <w:noProof/>
          </w:rPr>
        </w:r>
      </w:ins>
      <w:r>
        <w:rPr>
          <w:noProof/>
        </w:rPr>
        <w:fldChar w:fldCharType="separate"/>
      </w:r>
      <w:ins w:id="45" w:author="Finnegan, Ciaran (IE Dublin)" w:date="2019-10-15T18:09:00Z">
        <w:r>
          <w:rPr>
            <w:noProof/>
          </w:rPr>
          <w:t>15</w:t>
        </w:r>
        <w:r>
          <w:rPr>
            <w:noProof/>
          </w:rPr>
          <w:fldChar w:fldCharType="end"/>
        </w:r>
      </w:ins>
    </w:p>
    <w:p w14:paraId="75EDAA12" w14:textId="77777777" w:rsidR="00122799" w:rsidRDefault="00122799">
      <w:pPr>
        <w:pStyle w:val="TOC2"/>
        <w:rPr>
          <w:ins w:id="46" w:author="Finnegan, Ciaran (IE Dublin)" w:date="2019-10-15T18:09:00Z"/>
          <w:rFonts w:asciiTheme="minorHAnsi" w:eastAsiaTheme="minorEastAsia" w:hAnsiTheme="minorHAnsi" w:cstheme="minorBidi"/>
          <w:noProof/>
          <w:szCs w:val="22"/>
          <w:lang w:eastAsia="en-GB"/>
        </w:rPr>
      </w:pPr>
      <w:ins w:id="47" w:author="Finnegan, Ciaran (IE Dublin)" w:date="2019-10-15T18:09:00Z">
        <w:r>
          <w:rPr>
            <w:noProof/>
          </w:rPr>
          <w:t>5.1</w:t>
        </w:r>
        <w:r>
          <w:rPr>
            <w:noProof/>
          </w:rPr>
          <w:tab/>
          <w:t>Dividing the original dataset into train/validation/test sets</w:t>
        </w:r>
        <w:r>
          <w:rPr>
            <w:noProof/>
          </w:rPr>
          <w:tab/>
        </w:r>
        <w:r>
          <w:rPr>
            <w:noProof/>
          </w:rPr>
          <w:fldChar w:fldCharType="begin"/>
        </w:r>
        <w:r>
          <w:rPr>
            <w:noProof/>
          </w:rPr>
          <w:instrText xml:space="preserve"> PAGEREF _Toc22055399 \h </w:instrText>
        </w:r>
        <w:r>
          <w:rPr>
            <w:noProof/>
          </w:rPr>
        </w:r>
      </w:ins>
      <w:r>
        <w:rPr>
          <w:noProof/>
        </w:rPr>
        <w:fldChar w:fldCharType="separate"/>
      </w:r>
      <w:ins w:id="48" w:author="Finnegan, Ciaran (IE Dublin)" w:date="2019-10-15T18:09:00Z">
        <w:r>
          <w:rPr>
            <w:noProof/>
          </w:rPr>
          <w:t>15</w:t>
        </w:r>
        <w:r>
          <w:rPr>
            <w:noProof/>
          </w:rPr>
          <w:fldChar w:fldCharType="end"/>
        </w:r>
      </w:ins>
    </w:p>
    <w:p w14:paraId="39A25C9D" w14:textId="77777777" w:rsidR="00122799" w:rsidRDefault="00122799">
      <w:pPr>
        <w:pStyle w:val="TOC2"/>
        <w:rPr>
          <w:ins w:id="49" w:author="Finnegan, Ciaran (IE Dublin)" w:date="2019-10-15T18:09:00Z"/>
          <w:rFonts w:asciiTheme="minorHAnsi" w:eastAsiaTheme="minorEastAsia" w:hAnsiTheme="minorHAnsi" w:cstheme="minorBidi"/>
          <w:noProof/>
          <w:szCs w:val="22"/>
          <w:lang w:eastAsia="en-GB"/>
        </w:rPr>
      </w:pPr>
      <w:ins w:id="50" w:author="Finnegan, Ciaran (IE Dublin)" w:date="2019-10-15T18:09:00Z">
        <w:r>
          <w:rPr>
            <w:noProof/>
          </w:rPr>
          <w:t>5.2</w:t>
        </w:r>
        <w:r>
          <w:rPr>
            <w:noProof/>
          </w:rPr>
          <w:tab/>
          <w:t>Tuning the RandomForest model for the Spruce dataset</w:t>
        </w:r>
        <w:r>
          <w:rPr>
            <w:noProof/>
          </w:rPr>
          <w:tab/>
        </w:r>
        <w:r>
          <w:rPr>
            <w:noProof/>
          </w:rPr>
          <w:fldChar w:fldCharType="begin"/>
        </w:r>
        <w:r>
          <w:rPr>
            <w:noProof/>
          </w:rPr>
          <w:instrText xml:space="preserve"> PAGEREF _Toc22055400 \h </w:instrText>
        </w:r>
        <w:r>
          <w:rPr>
            <w:noProof/>
          </w:rPr>
        </w:r>
      </w:ins>
      <w:r>
        <w:rPr>
          <w:noProof/>
        </w:rPr>
        <w:fldChar w:fldCharType="separate"/>
      </w:r>
      <w:ins w:id="51" w:author="Finnegan, Ciaran (IE Dublin)" w:date="2019-10-15T18:09:00Z">
        <w:r>
          <w:rPr>
            <w:noProof/>
          </w:rPr>
          <w:t>16</w:t>
        </w:r>
        <w:r>
          <w:rPr>
            <w:noProof/>
          </w:rPr>
          <w:fldChar w:fldCharType="end"/>
        </w:r>
      </w:ins>
    </w:p>
    <w:p w14:paraId="24C7D86A" w14:textId="77777777" w:rsidR="00122799" w:rsidRDefault="00122799">
      <w:pPr>
        <w:pStyle w:val="TOC2"/>
        <w:rPr>
          <w:ins w:id="52" w:author="Finnegan, Ciaran (IE Dublin)" w:date="2019-10-15T18:09:00Z"/>
          <w:rFonts w:asciiTheme="minorHAnsi" w:eastAsiaTheme="minorEastAsia" w:hAnsiTheme="minorHAnsi" w:cstheme="minorBidi"/>
          <w:noProof/>
          <w:szCs w:val="22"/>
          <w:lang w:eastAsia="en-GB"/>
        </w:rPr>
      </w:pPr>
      <w:ins w:id="53" w:author="Finnegan, Ciaran (IE Dublin)" w:date="2019-10-15T18:09:00Z">
        <w:r>
          <w:rPr>
            <w:noProof/>
          </w:rPr>
          <w:t>5.3</w:t>
        </w:r>
        <w:r>
          <w:rPr>
            <w:noProof/>
          </w:rPr>
          <w:tab/>
          <w:t>Determine the subset of ‘significant features’</w:t>
        </w:r>
        <w:r>
          <w:rPr>
            <w:noProof/>
          </w:rPr>
          <w:tab/>
        </w:r>
        <w:r>
          <w:rPr>
            <w:noProof/>
          </w:rPr>
          <w:fldChar w:fldCharType="begin"/>
        </w:r>
        <w:r>
          <w:rPr>
            <w:noProof/>
          </w:rPr>
          <w:instrText xml:space="preserve"> PAGEREF _Toc22055401 \h </w:instrText>
        </w:r>
        <w:r>
          <w:rPr>
            <w:noProof/>
          </w:rPr>
        </w:r>
      </w:ins>
      <w:r>
        <w:rPr>
          <w:noProof/>
        </w:rPr>
        <w:fldChar w:fldCharType="separate"/>
      </w:r>
      <w:ins w:id="54" w:author="Finnegan, Ciaran (IE Dublin)" w:date="2019-10-15T18:09:00Z">
        <w:r>
          <w:rPr>
            <w:noProof/>
          </w:rPr>
          <w:t>18</w:t>
        </w:r>
        <w:r>
          <w:rPr>
            <w:noProof/>
          </w:rPr>
          <w:fldChar w:fldCharType="end"/>
        </w:r>
      </w:ins>
    </w:p>
    <w:p w14:paraId="21C62B22" w14:textId="77777777" w:rsidR="00122799" w:rsidRDefault="00122799">
      <w:pPr>
        <w:pStyle w:val="TOC1"/>
        <w:rPr>
          <w:ins w:id="55" w:author="Finnegan, Ciaran (IE Dublin)" w:date="2019-10-15T18:09:00Z"/>
          <w:rFonts w:asciiTheme="minorHAnsi" w:eastAsiaTheme="minorEastAsia" w:hAnsiTheme="minorHAnsi" w:cstheme="minorBidi"/>
          <w:b w:val="0"/>
          <w:noProof/>
          <w:color w:val="auto"/>
          <w:szCs w:val="22"/>
          <w:lang w:eastAsia="en-GB"/>
        </w:rPr>
      </w:pPr>
      <w:ins w:id="56" w:author="Finnegan, Ciaran (IE Dublin)" w:date="2019-10-15T18:09:00Z">
        <w:r>
          <w:rPr>
            <w:noProof/>
          </w:rPr>
          <w:t>6</w:t>
        </w:r>
        <w:r>
          <w:rPr>
            <w:noProof/>
          </w:rPr>
          <w:tab/>
          <w:t>Identifying The Best Model</w:t>
        </w:r>
        <w:r>
          <w:rPr>
            <w:noProof/>
          </w:rPr>
          <w:tab/>
        </w:r>
        <w:r>
          <w:rPr>
            <w:noProof/>
          </w:rPr>
          <w:fldChar w:fldCharType="begin"/>
        </w:r>
        <w:r>
          <w:rPr>
            <w:noProof/>
          </w:rPr>
          <w:instrText xml:space="preserve"> PAGEREF _Toc22055402 \h </w:instrText>
        </w:r>
        <w:r>
          <w:rPr>
            <w:noProof/>
          </w:rPr>
        </w:r>
      </w:ins>
      <w:r>
        <w:rPr>
          <w:noProof/>
        </w:rPr>
        <w:fldChar w:fldCharType="separate"/>
      </w:r>
      <w:ins w:id="57" w:author="Finnegan, Ciaran (IE Dublin)" w:date="2019-10-15T18:09:00Z">
        <w:r>
          <w:rPr>
            <w:noProof/>
          </w:rPr>
          <w:t>20</w:t>
        </w:r>
        <w:r>
          <w:rPr>
            <w:noProof/>
          </w:rPr>
          <w:fldChar w:fldCharType="end"/>
        </w:r>
      </w:ins>
    </w:p>
    <w:p w14:paraId="4A717BE9" w14:textId="77777777" w:rsidR="00122799" w:rsidRDefault="00122799">
      <w:pPr>
        <w:pStyle w:val="TOC2"/>
        <w:rPr>
          <w:ins w:id="58" w:author="Finnegan, Ciaran (IE Dublin)" w:date="2019-10-15T18:09:00Z"/>
          <w:rFonts w:asciiTheme="minorHAnsi" w:eastAsiaTheme="minorEastAsia" w:hAnsiTheme="minorHAnsi" w:cstheme="minorBidi"/>
          <w:noProof/>
          <w:szCs w:val="22"/>
          <w:lang w:eastAsia="en-GB"/>
        </w:rPr>
      </w:pPr>
      <w:ins w:id="59" w:author="Finnegan, Ciaran (IE Dublin)" w:date="2019-10-15T18:09:00Z">
        <w:r>
          <w:rPr>
            <w:noProof/>
          </w:rPr>
          <w:t>6.1</w:t>
        </w:r>
        <w:r>
          <w:rPr>
            <w:noProof/>
          </w:rPr>
          <w:tab/>
          <w:t>Run RandomForest using ‘significant’ dataset</w:t>
        </w:r>
        <w:r>
          <w:rPr>
            <w:noProof/>
          </w:rPr>
          <w:tab/>
        </w:r>
        <w:r>
          <w:rPr>
            <w:noProof/>
          </w:rPr>
          <w:fldChar w:fldCharType="begin"/>
        </w:r>
        <w:r>
          <w:rPr>
            <w:noProof/>
          </w:rPr>
          <w:instrText xml:space="preserve"> PAGEREF _Toc22055403 \h </w:instrText>
        </w:r>
        <w:r>
          <w:rPr>
            <w:noProof/>
          </w:rPr>
        </w:r>
      </w:ins>
      <w:r>
        <w:rPr>
          <w:noProof/>
        </w:rPr>
        <w:fldChar w:fldCharType="separate"/>
      </w:r>
      <w:ins w:id="60" w:author="Finnegan, Ciaran (IE Dublin)" w:date="2019-10-15T18:09:00Z">
        <w:r>
          <w:rPr>
            <w:noProof/>
          </w:rPr>
          <w:t>20</w:t>
        </w:r>
        <w:r>
          <w:rPr>
            <w:noProof/>
          </w:rPr>
          <w:fldChar w:fldCharType="end"/>
        </w:r>
      </w:ins>
    </w:p>
    <w:p w14:paraId="7EAB7B33" w14:textId="77777777" w:rsidR="00122799" w:rsidRDefault="00122799">
      <w:pPr>
        <w:pStyle w:val="TOC2"/>
        <w:rPr>
          <w:ins w:id="61" w:author="Finnegan, Ciaran (IE Dublin)" w:date="2019-10-15T18:09:00Z"/>
          <w:rFonts w:asciiTheme="minorHAnsi" w:eastAsiaTheme="minorEastAsia" w:hAnsiTheme="minorHAnsi" w:cstheme="minorBidi"/>
          <w:noProof/>
          <w:szCs w:val="22"/>
          <w:lang w:eastAsia="en-GB"/>
        </w:rPr>
      </w:pPr>
      <w:ins w:id="62" w:author="Finnegan, Ciaran (IE Dublin)" w:date="2019-10-15T18:09:00Z">
        <w:r>
          <w:rPr>
            <w:noProof/>
          </w:rPr>
          <w:t>6.2</w:t>
        </w:r>
        <w:r>
          <w:rPr>
            <w:noProof/>
          </w:rPr>
          <w:tab/>
          <w:t>Final Classification Model Characteristics</w:t>
        </w:r>
        <w:r>
          <w:rPr>
            <w:noProof/>
          </w:rPr>
          <w:tab/>
        </w:r>
        <w:r>
          <w:rPr>
            <w:noProof/>
          </w:rPr>
          <w:fldChar w:fldCharType="begin"/>
        </w:r>
        <w:r>
          <w:rPr>
            <w:noProof/>
          </w:rPr>
          <w:instrText xml:space="preserve"> PAGEREF _Toc22055404 \h </w:instrText>
        </w:r>
        <w:r>
          <w:rPr>
            <w:noProof/>
          </w:rPr>
        </w:r>
      </w:ins>
      <w:r>
        <w:rPr>
          <w:noProof/>
        </w:rPr>
        <w:fldChar w:fldCharType="separate"/>
      </w:r>
      <w:ins w:id="63" w:author="Finnegan, Ciaran (IE Dublin)" w:date="2019-10-15T18:09:00Z">
        <w:r>
          <w:rPr>
            <w:noProof/>
          </w:rPr>
          <w:t>21</w:t>
        </w:r>
        <w:r>
          <w:rPr>
            <w:noProof/>
          </w:rPr>
          <w:fldChar w:fldCharType="end"/>
        </w:r>
      </w:ins>
    </w:p>
    <w:p w14:paraId="13A24067" w14:textId="77777777" w:rsidR="00122799" w:rsidRDefault="00122799">
      <w:pPr>
        <w:pStyle w:val="TOC1"/>
        <w:rPr>
          <w:ins w:id="64" w:author="Finnegan, Ciaran (IE Dublin)" w:date="2019-10-15T18:09:00Z"/>
          <w:rFonts w:asciiTheme="minorHAnsi" w:eastAsiaTheme="minorEastAsia" w:hAnsiTheme="minorHAnsi" w:cstheme="minorBidi"/>
          <w:b w:val="0"/>
          <w:noProof/>
          <w:color w:val="auto"/>
          <w:szCs w:val="22"/>
          <w:lang w:eastAsia="en-GB"/>
        </w:rPr>
      </w:pPr>
      <w:ins w:id="65" w:author="Finnegan, Ciaran (IE Dublin)" w:date="2019-10-15T18:09:00Z">
        <w:r>
          <w:rPr>
            <w:noProof/>
          </w:rPr>
          <w:t>7</w:t>
        </w:r>
        <w:r>
          <w:rPr>
            <w:noProof/>
          </w:rPr>
          <w:tab/>
          <w:t>Guidelines Generated by Prediction Model</w:t>
        </w:r>
        <w:r>
          <w:rPr>
            <w:noProof/>
          </w:rPr>
          <w:tab/>
        </w:r>
        <w:r>
          <w:rPr>
            <w:noProof/>
          </w:rPr>
          <w:fldChar w:fldCharType="begin"/>
        </w:r>
        <w:r>
          <w:rPr>
            <w:noProof/>
          </w:rPr>
          <w:instrText xml:space="preserve"> PAGEREF _Toc22055405 \h </w:instrText>
        </w:r>
        <w:r>
          <w:rPr>
            <w:noProof/>
          </w:rPr>
        </w:r>
      </w:ins>
      <w:r>
        <w:rPr>
          <w:noProof/>
        </w:rPr>
        <w:fldChar w:fldCharType="separate"/>
      </w:r>
      <w:ins w:id="66" w:author="Finnegan, Ciaran (IE Dublin)" w:date="2019-10-15T18:09:00Z">
        <w:r>
          <w:rPr>
            <w:noProof/>
          </w:rPr>
          <w:t>25</w:t>
        </w:r>
        <w:r>
          <w:rPr>
            <w:noProof/>
          </w:rPr>
          <w:fldChar w:fldCharType="end"/>
        </w:r>
      </w:ins>
    </w:p>
    <w:p w14:paraId="528D600C" w14:textId="77777777" w:rsidR="00122799" w:rsidRDefault="00122799">
      <w:pPr>
        <w:pStyle w:val="TOC2"/>
        <w:rPr>
          <w:ins w:id="67" w:author="Finnegan, Ciaran (IE Dublin)" w:date="2019-10-15T18:09:00Z"/>
          <w:rFonts w:asciiTheme="minorHAnsi" w:eastAsiaTheme="minorEastAsia" w:hAnsiTheme="minorHAnsi" w:cstheme="minorBidi"/>
          <w:noProof/>
          <w:szCs w:val="22"/>
          <w:lang w:eastAsia="en-GB"/>
        </w:rPr>
      </w:pPr>
      <w:ins w:id="68" w:author="Finnegan, Ciaran (IE Dublin)" w:date="2019-10-15T18:09:00Z">
        <w:r>
          <w:rPr>
            <w:noProof/>
          </w:rPr>
          <w:t>7.1</w:t>
        </w:r>
        <w:r>
          <w:rPr>
            <w:noProof/>
          </w:rPr>
          <w:tab/>
          <w:t>Focus on a smaller Feature set of data</w:t>
        </w:r>
        <w:r>
          <w:rPr>
            <w:noProof/>
          </w:rPr>
          <w:tab/>
        </w:r>
        <w:r>
          <w:rPr>
            <w:noProof/>
          </w:rPr>
          <w:fldChar w:fldCharType="begin"/>
        </w:r>
        <w:r>
          <w:rPr>
            <w:noProof/>
          </w:rPr>
          <w:instrText xml:space="preserve"> PAGEREF _Toc22055406 \h </w:instrText>
        </w:r>
        <w:r>
          <w:rPr>
            <w:noProof/>
          </w:rPr>
        </w:r>
      </w:ins>
      <w:r>
        <w:rPr>
          <w:noProof/>
        </w:rPr>
        <w:fldChar w:fldCharType="separate"/>
      </w:r>
      <w:ins w:id="69" w:author="Finnegan, Ciaran (IE Dublin)" w:date="2019-10-15T18:09:00Z">
        <w:r>
          <w:rPr>
            <w:noProof/>
          </w:rPr>
          <w:t>25</w:t>
        </w:r>
        <w:r>
          <w:rPr>
            <w:noProof/>
          </w:rPr>
          <w:fldChar w:fldCharType="end"/>
        </w:r>
      </w:ins>
    </w:p>
    <w:p w14:paraId="14AA81C8" w14:textId="77777777" w:rsidR="00122799" w:rsidRDefault="00122799">
      <w:pPr>
        <w:pStyle w:val="TOC2"/>
        <w:rPr>
          <w:ins w:id="70" w:author="Finnegan, Ciaran (IE Dublin)" w:date="2019-10-15T18:09:00Z"/>
          <w:rFonts w:asciiTheme="minorHAnsi" w:eastAsiaTheme="minorEastAsia" w:hAnsiTheme="minorHAnsi" w:cstheme="minorBidi"/>
          <w:noProof/>
          <w:szCs w:val="22"/>
          <w:lang w:eastAsia="en-GB"/>
        </w:rPr>
      </w:pPr>
      <w:ins w:id="71" w:author="Finnegan, Ciaran (IE Dublin)" w:date="2019-10-15T18:09:00Z">
        <w:r>
          <w:rPr>
            <w:noProof/>
          </w:rPr>
          <w:t>7.2</w:t>
        </w:r>
        <w:r>
          <w:rPr>
            <w:noProof/>
          </w:rPr>
          <w:tab/>
          <w:t>Random Forest Parameter</w:t>
        </w:r>
        <w:r>
          <w:rPr>
            <w:noProof/>
          </w:rPr>
          <w:tab/>
        </w:r>
        <w:r>
          <w:rPr>
            <w:noProof/>
          </w:rPr>
          <w:fldChar w:fldCharType="begin"/>
        </w:r>
        <w:r>
          <w:rPr>
            <w:noProof/>
          </w:rPr>
          <w:instrText xml:space="preserve"> PAGEREF _Toc22055407 \h </w:instrText>
        </w:r>
        <w:r>
          <w:rPr>
            <w:noProof/>
          </w:rPr>
        </w:r>
      </w:ins>
      <w:r>
        <w:rPr>
          <w:noProof/>
        </w:rPr>
        <w:fldChar w:fldCharType="separate"/>
      </w:r>
      <w:ins w:id="72" w:author="Finnegan, Ciaran (IE Dublin)" w:date="2019-10-15T18:09:00Z">
        <w:r>
          <w:rPr>
            <w:noProof/>
          </w:rPr>
          <w:t>25</w:t>
        </w:r>
        <w:r>
          <w:rPr>
            <w:noProof/>
          </w:rPr>
          <w:fldChar w:fldCharType="end"/>
        </w:r>
      </w:ins>
    </w:p>
    <w:p w14:paraId="6C418BD4" w14:textId="77777777" w:rsidR="00122799" w:rsidRDefault="00122799">
      <w:pPr>
        <w:pStyle w:val="TOC2"/>
        <w:rPr>
          <w:ins w:id="73" w:author="Finnegan, Ciaran (IE Dublin)" w:date="2019-10-15T18:09:00Z"/>
          <w:rFonts w:asciiTheme="minorHAnsi" w:eastAsiaTheme="minorEastAsia" w:hAnsiTheme="minorHAnsi" w:cstheme="minorBidi"/>
          <w:noProof/>
          <w:szCs w:val="22"/>
          <w:lang w:eastAsia="en-GB"/>
        </w:rPr>
      </w:pPr>
      <w:ins w:id="74" w:author="Finnegan, Ciaran (IE Dublin)" w:date="2019-10-15T18:09:00Z">
        <w:r>
          <w:rPr>
            <w:noProof/>
          </w:rPr>
          <w:t>7.3</w:t>
        </w:r>
        <w:r>
          <w:rPr>
            <w:noProof/>
          </w:rPr>
          <w:tab/>
          <w:t>Check the ‘Missing Data’</w:t>
        </w:r>
        <w:r>
          <w:rPr>
            <w:noProof/>
          </w:rPr>
          <w:tab/>
        </w:r>
        <w:r>
          <w:rPr>
            <w:noProof/>
          </w:rPr>
          <w:fldChar w:fldCharType="begin"/>
        </w:r>
        <w:r>
          <w:rPr>
            <w:noProof/>
          </w:rPr>
          <w:instrText xml:space="preserve"> PAGEREF _Toc22055408 \h </w:instrText>
        </w:r>
        <w:r>
          <w:rPr>
            <w:noProof/>
          </w:rPr>
        </w:r>
      </w:ins>
      <w:r>
        <w:rPr>
          <w:noProof/>
        </w:rPr>
        <w:fldChar w:fldCharType="separate"/>
      </w:r>
      <w:ins w:id="75" w:author="Finnegan, Ciaran (IE Dublin)" w:date="2019-10-15T18:09:00Z">
        <w:r>
          <w:rPr>
            <w:noProof/>
          </w:rPr>
          <w:t>25</w:t>
        </w:r>
        <w:r>
          <w:rPr>
            <w:noProof/>
          </w:rPr>
          <w:fldChar w:fldCharType="end"/>
        </w:r>
      </w:ins>
    </w:p>
    <w:p w14:paraId="299E2A5F" w14:textId="77777777" w:rsidR="00122799" w:rsidRDefault="00122799">
      <w:pPr>
        <w:pStyle w:val="TOC1"/>
        <w:rPr>
          <w:ins w:id="76" w:author="Finnegan, Ciaran (IE Dublin)" w:date="2019-10-15T18:09:00Z"/>
          <w:rFonts w:asciiTheme="minorHAnsi" w:eastAsiaTheme="minorEastAsia" w:hAnsiTheme="minorHAnsi" w:cstheme="minorBidi"/>
          <w:b w:val="0"/>
          <w:noProof/>
          <w:color w:val="auto"/>
          <w:szCs w:val="22"/>
          <w:lang w:eastAsia="en-GB"/>
        </w:rPr>
      </w:pPr>
      <w:ins w:id="77" w:author="Finnegan, Ciaran (IE Dublin)" w:date="2019-10-15T18:09:00Z">
        <w:r>
          <w:rPr>
            <w:noProof/>
          </w:rPr>
          <w:t>8</w:t>
        </w:r>
        <w:r>
          <w:rPr>
            <w:noProof/>
          </w:rPr>
          <w:tab/>
          <w:t>Principal Component Analysis (PCA)</w:t>
        </w:r>
        <w:r>
          <w:rPr>
            <w:noProof/>
          </w:rPr>
          <w:tab/>
        </w:r>
        <w:r>
          <w:rPr>
            <w:noProof/>
          </w:rPr>
          <w:fldChar w:fldCharType="begin"/>
        </w:r>
        <w:r>
          <w:rPr>
            <w:noProof/>
          </w:rPr>
          <w:instrText xml:space="preserve"> PAGEREF _Toc22055409 \h </w:instrText>
        </w:r>
        <w:r>
          <w:rPr>
            <w:noProof/>
          </w:rPr>
        </w:r>
      </w:ins>
      <w:r>
        <w:rPr>
          <w:noProof/>
        </w:rPr>
        <w:fldChar w:fldCharType="separate"/>
      </w:r>
      <w:ins w:id="78" w:author="Finnegan, Ciaran (IE Dublin)" w:date="2019-10-15T18:09:00Z">
        <w:r>
          <w:rPr>
            <w:noProof/>
          </w:rPr>
          <w:t>26</w:t>
        </w:r>
        <w:r>
          <w:rPr>
            <w:noProof/>
          </w:rPr>
          <w:fldChar w:fldCharType="end"/>
        </w:r>
      </w:ins>
    </w:p>
    <w:p w14:paraId="33CC36A2" w14:textId="77777777" w:rsidR="00122799" w:rsidRDefault="00122799">
      <w:pPr>
        <w:pStyle w:val="TOC2"/>
        <w:rPr>
          <w:ins w:id="79" w:author="Finnegan, Ciaran (IE Dublin)" w:date="2019-10-15T18:09:00Z"/>
          <w:rFonts w:asciiTheme="minorHAnsi" w:eastAsiaTheme="minorEastAsia" w:hAnsiTheme="minorHAnsi" w:cstheme="minorBidi"/>
          <w:noProof/>
          <w:szCs w:val="22"/>
          <w:lang w:eastAsia="en-GB"/>
        </w:rPr>
      </w:pPr>
      <w:ins w:id="80" w:author="Finnegan, Ciaran (IE Dublin)" w:date="2019-10-15T18:09:00Z">
        <w:r>
          <w:rPr>
            <w:noProof/>
          </w:rPr>
          <w:t>8.1</w:t>
        </w:r>
        <w:r>
          <w:rPr>
            <w:noProof/>
          </w:rPr>
          <w:tab/>
          <w:t>Code and Data Preparation</w:t>
        </w:r>
        <w:r>
          <w:rPr>
            <w:noProof/>
          </w:rPr>
          <w:tab/>
        </w:r>
        <w:r>
          <w:rPr>
            <w:noProof/>
          </w:rPr>
          <w:fldChar w:fldCharType="begin"/>
        </w:r>
        <w:r>
          <w:rPr>
            <w:noProof/>
          </w:rPr>
          <w:instrText xml:space="preserve"> PAGEREF _Toc22055410 \h </w:instrText>
        </w:r>
        <w:r>
          <w:rPr>
            <w:noProof/>
          </w:rPr>
        </w:r>
      </w:ins>
      <w:r>
        <w:rPr>
          <w:noProof/>
        </w:rPr>
        <w:fldChar w:fldCharType="separate"/>
      </w:r>
      <w:ins w:id="81" w:author="Finnegan, Ciaran (IE Dublin)" w:date="2019-10-15T18:09:00Z">
        <w:r>
          <w:rPr>
            <w:noProof/>
          </w:rPr>
          <w:t>26</w:t>
        </w:r>
        <w:r>
          <w:rPr>
            <w:noProof/>
          </w:rPr>
          <w:fldChar w:fldCharType="end"/>
        </w:r>
      </w:ins>
    </w:p>
    <w:p w14:paraId="3C58C090" w14:textId="77777777" w:rsidR="00122799" w:rsidRDefault="00122799">
      <w:pPr>
        <w:pStyle w:val="TOC2"/>
        <w:rPr>
          <w:ins w:id="82" w:author="Finnegan, Ciaran (IE Dublin)" w:date="2019-10-15T18:09:00Z"/>
          <w:rFonts w:asciiTheme="minorHAnsi" w:eastAsiaTheme="minorEastAsia" w:hAnsiTheme="minorHAnsi" w:cstheme="minorBidi"/>
          <w:noProof/>
          <w:szCs w:val="22"/>
          <w:lang w:eastAsia="en-GB"/>
        </w:rPr>
      </w:pPr>
      <w:ins w:id="83" w:author="Finnegan, Ciaran (IE Dublin)" w:date="2019-10-15T18:09:00Z">
        <w:r>
          <w:rPr>
            <w:noProof/>
          </w:rPr>
          <w:t>8.2</w:t>
        </w:r>
        <w:r>
          <w:rPr>
            <w:noProof/>
          </w:rPr>
          <w:tab/>
          <w:t>PCA Implementation</w:t>
        </w:r>
        <w:r>
          <w:rPr>
            <w:noProof/>
          </w:rPr>
          <w:tab/>
        </w:r>
        <w:r>
          <w:rPr>
            <w:noProof/>
          </w:rPr>
          <w:fldChar w:fldCharType="begin"/>
        </w:r>
        <w:r>
          <w:rPr>
            <w:noProof/>
          </w:rPr>
          <w:instrText xml:space="preserve"> PAGEREF _Toc22055411 \h </w:instrText>
        </w:r>
        <w:r>
          <w:rPr>
            <w:noProof/>
          </w:rPr>
        </w:r>
      </w:ins>
      <w:r>
        <w:rPr>
          <w:noProof/>
        </w:rPr>
        <w:fldChar w:fldCharType="separate"/>
      </w:r>
      <w:ins w:id="84" w:author="Finnegan, Ciaran (IE Dublin)" w:date="2019-10-15T18:09:00Z">
        <w:r>
          <w:rPr>
            <w:noProof/>
          </w:rPr>
          <w:t>27</w:t>
        </w:r>
        <w:r>
          <w:rPr>
            <w:noProof/>
          </w:rPr>
          <w:fldChar w:fldCharType="end"/>
        </w:r>
      </w:ins>
    </w:p>
    <w:p w14:paraId="33E03ABE" w14:textId="77777777" w:rsidR="00122799" w:rsidRDefault="00122799">
      <w:pPr>
        <w:pStyle w:val="TOC1"/>
        <w:rPr>
          <w:ins w:id="85" w:author="Finnegan, Ciaran (IE Dublin)" w:date="2019-10-15T18:09:00Z"/>
          <w:rFonts w:asciiTheme="minorHAnsi" w:eastAsiaTheme="minorEastAsia" w:hAnsiTheme="minorHAnsi" w:cstheme="minorBidi"/>
          <w:b w:val="0"/>
          <w:noProof/>
          <w:color w:val="auto"/>
          <w:szCs w:val="22"/>
          <w:lang w:eastAsia="en-GB"/>
        </w:rPr>
      </w:pPr>
      <w:ins w:id="86" w:author="Finnegan, Ciaran (IE Dublin)" w:date="2019-10-15T18:09:00Z">
        <w:r>
          <w:rPr>
            <w:noProof/>
          </w:rPr>
          <w:t>9</w:t>
        </w:r>
        <w:r>
          <w:rPr>
            <w:noProof/>
          </w:rPr>
          <w:tab/>
          <w:t>K-Means Clustering</w:t>
        </w:r>
        <w:r>
          <w:rPr>
            <w:noProof/>
          </w:rPr>
          <w:tab/>
        </w:r>
        <w:r>
          <w:rPr>
            <w:noProof/>
          </w:rPr>
          <w:fldChar w:fldCharType="begin"/>
        </w:r>
        <w:r>
          <w:rPr>
            <w:noProof/>
          </w:rPr>
          <w:instrText xml:space="preserve"> PAGEREF _Toc22055412 \h </w:instrText>
        </w:r>
        <w:r>
          <w:rPr>
            <w:noProof/>
          </w:rPr>
        </w:r>
      </w:ins>
      <w:r>
        <w:rPr>
          <w:noProof/>
        </w:rPr>
        <w:fldChar w:fldCharType="separate"/>
      </w:r>
      <w:ins w:id="87" w:author="Finnegan, Ciaran (IE Dublin)" w:date="2019-10-15T18:09:00Z">
        <w:r>
          <w:rPr>
            <w:noProof/>
          </w:rPr>
          <w:t>28</w:t>
        </w:r>
        <w:r>
          <w:rPr>
            <w:noProof/>
          </w:rPr>
          <w:fldChar w:fldCharType="end"/>
        </w:r>
      </w:ins>
    </w:p>
    <w:p w14:paraId="3C3A4A1D" w14:textId="77777777" w:rsidR="00122799" w:rsidRDefault="00122799">
      <w:pPr>
        <w:pStyle w:val="TOC2"/>
        <w:rPr>
          <w:ins w:id="88" w:author="Finnegan, Ciaran (IE Dublin)" w:date="2019-10-15T18:09:00Z"/>
          <w:rFonts w:asciiTheme="minorHAnsi" w:eastAsiaTheme="minorEastAsia" w:hAnsiTheme="minorHAnsi" w:cstheme="minorBidi"/>
          <w:noProof/>
          <w:szCs w:val="22"/>
          <w:lang w:eastAsia="en-GB"/>
        </w:rPr>
      </w:pPr>
      <w:ins w:id="89" w:author="Finnegan, Ciaran (IE Dublin)" w:date="2019-10-15T18:09:00Z">
        <w:r>
          <w:rPr>
            <w:noProof/>
          </w:rPr>
          <w:t>9.1</w:t>
        </w:r>
        <w:r>
          <w:rPr>
            <w:noProof/>
          </w:rPr>
          <w:tab/>
          <w:t>Elbow Plot Creation</w:t>
        </w:r>
        <w:r>
          <w:rPr>
            <w:noProof/>
          </w:rPr>
          <w:tab/>
        </w:r>
        <w:r>
          <w:rPr>
            <w:noProof/>
          </w:rPr>
          <w:fldChar w:fldCharType="begin"/>
        </w:r>
        <w:r>
          <w:rPr>
            <w:noProof/>
          </w:rPr>
          <w:instrText xml:space="preserve"> PAGEREF _Toc22055413 \h </w:instrText>
        </w:r>
        <w:r>
          <w:rPr>
            <w:noProof/>
          </w:rPr>
        </w:r>
      </w:ins>
      <w:r>
        <w:rPr>
          <w:noProof/>
        </w:rPr>
        <w:fldChar w:fldCharType="separate"/>
      </w:r>
      <w:ins w:id="90" w:author="Finnegan, Ciaran (IE Dublin)" w:date="2019-10-15T18:09:00Z">
        <w:r>
          <w:rPr>
            <w:noProof/>
          </w:rPr>
          <w:t>28</w:t>
        </w:r>
        <w:r>
          <w:rPr>
            <w:noProof/>
          </w:rPr>
          <w:fldChar w:fldCharType="end"/>
        </w:r>
      </w:ins>
    </w:p>
    <w:p w14:paraId="233A1221" w14:textId="77777777" w:rsidR="00122799" w:rsidRDefault="00122799">
      <w:pPr>
        <w:pStyle w:val="TOC2"/>
        <w:rPr>
          <w:ins w:id="91" w:author="Finnegan, Ciaran (IE Dublin)" w:date="2019-10-15T18:09:00Z"/>
          <w:rFonts w:asciiTheme="minorHAnsi" w:eastAsiaTheme="minorEastAsia" w:hAnsiTheme="minorHAnsi" w:cstheme="minorBidi"/>
          <w:noProof/>
          <w:szCs w:val="22"/>
          <w:lang w:eastAsia="en-GB"/>
        </w:rPr>
      </w:pPr>
      <w:ins w:id="92" w:author="Finnegan, Ciaran (IE Dublin)" w:date="2019-10-15T18:09:00Z">
        <w:r>
          <w:rPr>
            <w:noProof/>
          </w:rPr>
          <w:t>9.2</w:t>
        </w:r>
        <w:r>
          <w:rPr>
            <w:noProof/>
          </w:rPr>
          <w:tab/>
          <w:t>K-Means Implementation</w:t>
        </w:r>
        <w:r>
          <w:rPr>
            <w:noProof/>
          </w:rPr>
          <w:tab/>
        </w:r>
        <w:r>
          <w:rPr>
            <w:noProof/>
          </w:rPr>
          <w:fldChar w:fldCharType="begin"/>
        </w:r>
        <w:r>
          <w:rPr>
            <w:noProof/>
          </w:rPr>
          <w:instrText xml:space="preserve"> PAGEREF _Toc22055414 \h </w:instrText>
        </w:r>
        <w:r>
          <w:rPr>
            <w:noProof/>
          </w:rPr>
        </w:r>
      </w:ins>
      <w:r>
        <w:rPr>
          <w:noProof/>
        </w:rPr>
        <w:fldChar w:fldCharType="separate"/>
      </w:r>
      <w:ins w:id="93" w:author="Finnegan, Ciaran (IE Dublin)" w:date="2019-10-15T18:09:00Z">
        <w:r>
          <w:rPr>
            <w:noProof/>
          </w:rPr>
          <w:t>29</w:t>
        </w:r>
        <w:r>
          <w:rPr>
            <w:noProof/>
          </w:rPr>
          <w:fldChar w:fldCharType="end"/>
        </w:r>
      </w:ins>
    </w:p>
    <w:p w14:paraId="41A05916" w14:textId="77777777" w:rsidR="00285F30" w:rsidDel="00122799" w:rsidRDefault="00285F30">
      <w:pPr>
        <w:pStyle w:val="TOC1"/>
        <w:rPr>
          <w:del w:id="94" w:author="Finnegan, Ciaran (IE Dublin)" w:date="2019-10-15T18:09:00Z"/>
          <w:rFonts w:asciiTheme="minorHAnsi" w:eastAsiaTheme="minorEastAsia" w:hAnsiTheme="minorHAnsi" w:cstheme="minorBidi"/>
          <w:b w:val="0"/>
          <w:noProof/>
          <w:color w:val="auto"/>
          <w:szCs w:val="22"/>
          <w:lang w:eastAsia="en-GB"/>
        </w:rPr>
      </w:pPr>
      <w:del w:id="95" w:author="Finnegan, Ciaran (IE Dublin)" w:date="2019-10-15T18:09:00Z">
        <w:r w:rsidDel="00122799">
          <w:rPr>
            <w:noProof/>
          </w:rPr>
          <w:delText>1</w:delText>
        </w:r>
        <w:r w:rsidDel="00122799">
          <w:rPr>
            <w:noProof/>
          </w:rPr>
          <w:tab/>
          <w:delText>Project Overview</w:delText>
        </w:r>
        <w:r w:rsidDel="00122799">
          <w:rPr>
            <w:noProof/>
          </w:rPr>
          <w:tab/>
          <w:delText>3</w:delText>
        </w:r>
      </w:del>
    </w:p>
    <w:p w14:paraId="3F86883E" w14:textId="77777777" w:rsidR="00285F30" w:rsidDel="00122799" w:rsidRDefault="00285F30">
      <w:pPr>
        <w:pStyle w:val="TOC2"/>
        <w:rPr>
          <w:del w:id="96" w:author="Finnegan, Ciaran (IE Dublin)" w:date="2019-10-15T18:09:00Z"/>
          <w:rFonts w:asciiTheme="minorHAnsi" w:eastAsiaTheme="minorEastAsia" w:hAnsiTheme="minorHAnsi" w:cstheme="minorBidi"/>
          <w:noProof/>
          <w:szCs w:val="22"/>
          <w:lang w:eastAsia="en-GB"/>
        </w:rPr>
      </w:pPr>
      <w:del w:id="97" w:author="Finnegan, Ciaran (IE Dublin)" w:date="2019-10-15T18:09:00Z">
        <w:r w:rsidDel="00122799">
          <w:rPr>
            <w:noProof/>
          </w:rPr>
          <w:delText>1.1</w:delText>
        </w:r>
        <w:r w:rsidDel="00122799">
          <w:rPr>
            <w:noProof/>
          </w:rPr>
          <w:tab/>
          <w:delText>High Level Description</w:delText>
        </w:r>
        <w:r w:rsidDel="00122799">
          <w:rPr>
            <w:noProof/>
          </w:rPr>
          <w:tab/>
          <w:delText>3</w:delText>
        </w:r>
      </w:del>
    </w:p>
    <w:p w14:paraId="272597E7" w14:textId="77777777" w:rsidR="00285F30" w:rsidDel="00122799" w:rsidRDefault="00285F30">
      <w:pPr>
        <w:pStyle w:val="TOC2"/>
        <w:rPr>
          <w:del w:id="98" w:author="Finnegan, Ciaran (IE Dublin)" w:date="2019-10-15T18:09:00Z"/>
          <w:rFonts w:asciiTheme="minorHAnsi" w:eastAsiaTheme="minorEastAsia" w:hAnsiTheme="minorHAnsi" w:cstheme="minorBidi"/>
          <w:noProof/>
          <w:szCs w:val="22"/>
          <w:lang w:eastAsia="en-GB"/>
        </w:rPr>
      </w:pPr>
      <w:del w:id="99" w:author="Finnegan, Ciaran (IE Dublin)" w:date="2019-10-15T18:09:00Z">
        <w:r w:rsidDel="00122799">
          <w:rPr>
            <w:noProof/>
          </w:rPr>
          <w:delText>1.2</w:delText>
        </w:r>
        <w:r w:rsidDel="00122799">
          <w:rPr>
            <w:noProof/>
          </w:rPr>
          <w:tab/>
          <w:delText>Environment Assumptions</w:delText>
        </w:r>
        <w:r w:rsidDel="00122799">
          <w:rPr>
            <w:noProof/>
          </w:rPr>
          <w:tab/>
          <w:delText>3</w:delText>
        </w:r>
      </w:del>
    </w:p>
    <w:p w14:paraId="6841498A" w14:textId="77777777" w:rsidR="00285F30" w:rsidDel="00122799" w:rsidRDefault="00285F30">
      <w:pPr>
        <w:pStyle w:val="TOC2"/>
        <w:rPr>
          <w:del w:id="100" w:author="Finnegan, Ciaran (IE Dublin)" w:date="2019-10-15T18:09:00Z"/>
          <w:rFonts w:asciiTheme="minorHAnsi" w:eastAsiaTheme="minorEastAsia" w:hAnsiTheme="minorHAnsi" w:cstheme="minorBidi"/>
          <w:noProof/>
          <w:szCs w:val="22"/>
          <w:lang w:eastAsia="en-GB"/>
        </w:rPr>
      </w:pPr>
      <w:del w:id="101" w:author="Finnegan, Ciaran (IE Dublin)" w:date="2019-10-15T18:09:00Z">
        <w:r w:rsidDel="00122799">
          <w:rPr>
            <w:noProof/>
          </w:rPr>
          <w:delText>1.3</w:delText>
        </w:r>
        <w:r w:rsidDel="00122799">
          <w:rPr>
            <w:noProof/>
          </w:rPr>
          <w:tab/>
          <w:delText>Project Execution Instructions</w:delText>
        </w:r>
        <w:r w:rsidDel="00122799">
          <w:rPr>
            <w:noProof/>
          </w:rPr>
          <w:tab/>
          <w:delText>3</w:delText>
        </w:r>
      </w:del>
    </w:p>
    <w:p w14:paraId="2BAF1E0F" w14:textId="77777777" w:rsidR="00285F30" w:rsidDel="00122799" w:rsidRDefault="00285F30">
      <w:pPr>
        <w:pStyle w:val="TOC1"/>
        <w:rPr>
          <w:del w:id="102" w:author="Finnegan, Ciaran (IE Dublin)" w:date="2019-10-15T18:09:00Z"/>
          <w:rFonts w:asciiTheme="minorHAnsi" w:eastAsiaTheme="minorEastAsia" w:hAnsiTheme="minorHAnsi" w:cstheme="minorBidi"/>
          <w:b w:val="0"/>
          <w:noProof/>
          <w:color w:val="auto"/>
          <w:szCs w:val="22"/>
          <w:lang w:eastAsia="en-GB"/>
        </w:rPr>
      </w:pPr>
      <w:del w:id="103" w:author="Finnegan, Ciaran (IE Dublin)" w:date="2019-10-15T18:09:00Z">
        <w:r w:rsidDel="00122799">
          <w:rPr>
            <w:noProof/>
          </w:rPr>
          <w:delText>2</w:delText>
        </w:r>
        <w:r w:rsidDel="00122799">
          <w:rPr>
            <w:noProof/>
          </w:rPr>
          <w:tab/>
          <w:delText>Machine Learning Process Flow Description</w:delText>
        </w:r>
        <w:r w:rsidDel="00122799">
          <w:rPr>
            <w:noProof/>
          </w:rPr>
          <w:tab/>
          <w:delText>4</w:delText>
        </w:r>
      </w:del>
    </w:p>
    <w:p w14:paraId="7820E0A4" w14:textId="77777777" w:rsidR="00285F30" w:rsidDel="00122799" w:rsidRDefault="00285F30">
      <w:pPr>
        <w:pStyle w:val="TOC2"/>
        <w:rPr>
          <w:del w:id="104" w:author="Finnegan, Ciaran (IE Dublin)" w:date="2019-10-15T18:09:00Z"/>
          <w:rFonts w:asciiTheme="minorHAnsi" w:eastAsiaTheme="minorEastAsia" w:hAnsiTheme="minorHAnsi" w:cstheme="minorBidi"/>
          <w:noProof/>
          <w:szCs w:val="22"/>
          <w:lang w:eastAsia="en-GB"/>
        </w:rPr>
      </w:pPr>
      <w:del w:id="105" w:author="Finnegan, Ciaran (IE Dublin)" w:date="2019-10-15T18:09:00Z">
        <w:r w:rsidDel="00122799">
          <w:rPr>
            <w:noProof/>
          </w:rPr>
          <w:delText>2.1</w:delText>
        </w:r>
        <w:r w:rsidDel="00122799">
          <w:rPr>
            <w:noProof/>
          </w:rPr>
          <w:tab/>
          <w:delText>High Level Description of Machine Learning Workflow</w:delText>
        </w:r>
        <w:r w:rsidDel="00122799">
          <w:rPr>
            <w:noProof/>
          </w:rPr>
          <w:tab/>
          <w:delText>4</w:delText>
        </w:r>
      </w:del>
    </w:p>
    <w:p w14:paraId="2056E074" w14:textId="77777777" w:rsidR="00285F30" w:rsidDel="00122799" w:rsidRDefault="00285F30">
      <w:pPr>
        <w:pStyle w:val="TOC1"/>
        <w:rPr>
          <w:del w:id="106" w:author="Finnegan, Ciaran (IE Dublin)" w:date="2019-10-15T18:09:00Z"/>
          <w:rFonts w:asciiTheme="minorHAnsi" w:eastAsiaTheme="minorEastAsia" w:hAnsiTheme="minorHAnsi" w:cstheme="minorBidi"/>
          <w:b w:val="0"/>
          <w:noProof/>
          <w:color w:val="auto"/>
          <w:szCs w:val="22"/>
          <w:lang w:eastAsia="en-GB"/>
        </w:rPr>
      </w:pPr>
      <w:del w:id="107" w:author="Finnegan, Ciaran (IE Dublin)" w:date="2019-10-15T18:09:00Z">
        <w:r w:rsidDel="00122799">
          <w:rPr>
            <w:noProof/>
          </w:rPr>
          <w:delText>3</w:delText>
        </w:r>
        <w:r w:rsidDel="00122799">
          <w:rPr>
            <w:noProof/>
          </w:rPr>
          <w:tab/>
          <w:delText>Data Pre-Processing and Preparation</w:delText>
        </w:r>
        <w:r w:rsidDel="00122799">
          <w:rPr>
            <w:noProof/>
          </w:rPr>
          <w:tab/>
          <w:delText>6</w:delText>
        </w:r>
      </w:del>
    </w:p>
    <w:p w14:paraId="3FED72C5" w14:textId="77777777" w:rsidR="00285F30" w:rsidDel="00122799" w:rsidRDefault="00285F30">
      <w:pPr>
        <w:pStyle w:val="TOC2"/>
        <w:rPr>
          <w:del w:id="108" w:author="Finnegan, Ciaran (IE Dublin)" w:date="2019-10-15T18:09:00Z"/>
          <w:rFonts w:asciiTheme="minorHAnsi" w:eastAsiaTheme="minorEastAsia" w:hAnsiTheme="minorHAnsi" w:cstheme="minorBidi"/>
          <w:noProof/>
          <w:szCs w:val="22"/>
          <w:lang w:eastAsia="en-GB"/>
        </w:rPr>
      </w:pPr>
      <w:del w:id="109" w:author="Finnegan, Ciaran (IE Dublin)" w:date="2019-10-15T18:09:00Z">
        <w:r w:rsidDel="00122799">
          <w:rPr>
            <w:noProof/>
          </w:rPr>
          <w:delText>3.1</w:delText>
        </w:r>
        <w:r w:rsidDel="00122799">
          <w:rPr>
            <w:noProof/>
          </w:rPr>
          <w:tab/>
          <w:delText>Python Libraries</w:delText>
        </w:r>
        <w:r w:rsidDel="00122799">
          <w:rPr>
            <w:noProof/>
          </w:rPr>
          <w:tab/>
          <w:delText>6</w:delText>
        </w:r>
      </w:del>
    </w:p>
    <w:p w14:paraId="1358C4FD" w14:textId="77777777" w:rsidR="00285F30" w:rsidDel="00122799" w:rsidRDefault="00285F30">
      <w:pPr>
        <w:pStyle w:val="TOC2"/>
        <w:rPr>
          <w:del w:id="110" w:author="Finnegan, Ciaran (IE Dublin)" w:date="2019-10-15T18:09:00Z"/>
          <w:rFonts w:asciiTheme="minorHAnsi" w:eastAsiaTheme="minorEastAsia" w:hAnsiTheme="minorHAnsi" w:cstheme="minorBidi"/>
          <w:noProof/>
          <w:szCs w:val="22"/>
          <w:lang w:eastAsia="en-GB"/>
        </w:rPr>
      </w:pPr>
      <w:del w:id="111" w:author="Finnegan, Ciaran (IE Dublin)" w:date="2019-10-15T18:09:00Z">
        <w:r w:rsidDel="00122799">
          <w:rPr>
            <w:noProof/>
          </w:rPr>
          <w:delText>3.2</w:delText>
        </w:r>
        <w:r w:rsidDel="00122799">
          <w:rPr>
            <w:noProof/>
          </w:rPr>
          <w:tab/>
          <w:delText>What is data pre-processing? Why do we do it?</w:delText>
        </w:r>
        <w:r w:rsidDel="00122799">
          <w:rPr>
            <w:noProof/>
          </w:rPr>
          <w:tab/>
          <w:delText>6</w:delText>
        </w:r>
      </w:del>
    </w:p>
    <w:p w14:paraId="4F89D415" w14:textId="77777777" w:rsidR="00285F30" w:rsidDel="00122799" w:rsidRDefault="00285F30">
      <w:pPr>
        <w:pStyle w:val="TOC2"/>
        <w:rPr>
          <w:del w:id="112" w:author="Finnegan, Ciaran (IE Dublin)" w:date="2019-10-15T18:09:00Z"/>
          <w:rFonts w:asciiTheme="minorHAnsi" w:eastAsiaTheme="minorEastAsia" w:hAnsiTheme="minorHAnsi" w:cstheme="minorBidi"/>
          <w:noProof/>
          <w:szCs w:val="22"/>
          <w:lang w:eastAsia="en-GB"/>
        </w:rPr>
      </w:pPr>
      <w:del w:id="113" w:author="Finnegan, Ciaran (IE Dublin)" w:date="2019-10-15T18:09:00Z">
        <w:r w:rsidDel="00122799">
          <w:rPr>
            <w:noProof/>
          </w:rPr>
          <w:delText>3.3</w:delText>
        </w:r>
        <w:r w:rsidDel="00122799">
          <w:rPr>
            <w:noProof/>
          </w:rPr>
          <w:tab/>
          <w:delText>Load and Visualise Data</w:delText>
        </w:r>
        <w:r w:rsidDel="00122799">
          <w:rPr>
            <w:noProof/>
          </w:rPr>
          <w:tab/>
          <w:delText>6</w:delText>
        </w:r>
      </w:del>
    </w:p>
    <w:p w14:paraId="759A0FFA" w14:textId="77777777" w:rsidR="00285F30" w:rsidDel="00122799" w:rsidRDefault="00285F30">
      <w:pPr>
        <w:pStyle w:val="TOC2"/>
        <w:rPr>
          <w:del w:id="114" w:author="Finnegan, Ciaran (IE Dublin)" w:date="2019-10-15T18:09:00Z"/>
          <w:rFonts w:asciiTheme="minorHAnsi" w:eastAsiaTheme="minorEastAsia" w:hAnsiTheme="minorHAnsi" w:cstheme="minorBidi"/>
          <w:noProof/>
          <w:szCs w:val="22"/>
          <w:lang w:eastAsia="en-GB"/>
        </w:rPr>
      </w:pPr>
      <w:del w:id="115" w:author="Finnegan, Ciaran (IE Dublin)" w:date="2019-10-15T18:09:00Z">
        <w:r w:rsidDel="00122799">
          <w:rPr>
            <w:noProof/>
          </w:rPr>
          <w:delText>3.4</w:delText>
        </w:r>
        <w:r w:rsidDel="00122799">
          <w:rPr>
            <w:noProof/>
          </w:rPr>
          <w:tab/>
          <w:delText>Types of Data and performing pre-processing</w:delText>
        </w:r>
        <w:r w:rsidDel="00122799">
          <w:rPr>
            <w:noProof/>
          </w:rPr>
          <w:tab/>
          <w:delText>8</w:delText>
        </w:r>
      </w:del>
    </w:p>
    <w:p w14:paraId="3263EEAB" w14:textId="77777777" w:rsidR="00285F30" w:rsidDel="00122799" w:rsidRDefault="00285F30">
      <w:pPr>
        <w:pStyle w:val="TOC1"/>
        <w:rPr>
          <w:del w:id="116" w:author="Finnegan, Ciaran (IE Dublin)" w:date="2019-10-15T18:09:00Z"/>
          <w:rFonts w:asciiTheme="minorHAnsi" w:eastAsiaTheme="minorEastAsia" w:hAnsiTheme="minorHAnsi" w:cstheme="minorBidi"/>
          <w:b w:val="0"/>
          <w:noProof/>
          <w:color w:val="auto"/>
          <w:szCs w:val="22"/>
          <w:lang w:eastAsia="en-GB"/>
        </w:rPr>
      </w:pPr>
      <w:del w:id="117" w:author="Finnegan, Ciaran (IE Dublin)" w:date="2019-10-15T18:09:00Z">
        <w:r w:rsidDel="00122799">
          <w:rPr>
            <w:noProof/>
          </w:rPr>
          <w:delText>4</w:delText>
        </w:r>
        <w:r w:rsidDel="00122799">
          <w:rPr>
            <w:noProof/>
          </w:rPr>
          <w:tab/>
          <w:delText>Model Evaluation Strategy</w:delText>
        </w:r>
        <w:r w:rsidDel="00122799">
          <w:rPr>
            <w:noProof/>
          </w:rPr>
          <w:tab/>
          <w:delText>13</w:delText>
        </w:r>
      </w:del>
    </w:p>
    <w:p w14:paraId="3EC7F1E9" w14:textId="77777777" w:rsidR="00285F30" w:rsidDel="00122799" w:rsidRDefault="00285F30">
      <w:pPr>
        <w:pStyle w:val="TOC2"/>
        <w:rPr>
          <w:del w:id="118" w:author="Finnegan, Ciaran (IE Dublin)" w:date="2019-10-15T18:09:00Z"/>
          <w:rFonts w:asciiTheme="minorHAnsi" w:eastAsiaTheme="minorEastAsia" w:hAnsiTheme="minorHAnsi" w:cstheme="minorBidi"/>
          <w:noProof/>
          <w:szCs w:val="22"/>
          <w:lang w:eastAsia="en-GB"/>
        </w:rPr>
      </w:pPr>
      <w:del w:id="119" w:author="Finnegan, Ciaran (IE Dublin)" w:date="2019-10-15T18:09:00Z">
        <w:r w:rsidDel="00122799">
          <w:rPr>
            <w:noProof/>
          </w:rPr>
          <w:delText>4.1</w:delText>
        </w:r>
        <w:r w:rsidDel="00122799">
          <w:rPr>
            <w:noProof/>
          </w:rPr>
          <w:tab/>
          <w:delText>Benefit of Random Forest</w:delText>
        </w:r>
        <w:r w:rsidDel="00122799">
          <w:rPr>
            <w:noProof/>
          </w:rPr>
          <w:tab/>
          <w:delText>13</w:delText>
        </w:r>
      </w:del>
    </w:p>
    <w:p w14:paraId="17983EAE" w14:textId="77777777" w:rsidR="00285F30" w:rsidDel="00122799" w:rsidRDefault="00285F30">
      <w:pPr>
        <w:pStyle w:val="TOC2"/>
        <w:rPr>
          <w:del w:id="120" w:author="Finnegan, Ciaran (IE Dublin)" w:date="2019-10-15T18:09:00Z"/>
          <w:rFonts w:asciiTheme="minorHAnsi" w:eastAsiaTheme="minorEastAsia" w:hAnsiTheme="minorHAnsi" w:cstheme="minorBidi"/>
          <w:noProof/>
          <w:szCs w:val="22"/>
          <w:lang w:eastAsia="en-GB"/>
        </w:rPr>
      </w:pPr>
      <w:del w:id="121" w:author="Finnegan, Ciaran (IE Dublin)" w:date="2019-10-15T18:09:00Z">
        <w:r w:rsidDel="00122799">
          <w:rPr>
            <w:noProof/>
          </w:rPr>
          <w:delText>4.2</w:delText>
        </w:r>
        <w:r w:rsidDel="00122799">
          <w:rPr>
            <w:noProof/>
          </w:rPr>
          <w:tab/>
          <w:delText>Objective of Model evaluation</w:delText>
        </w:r>
        <w:r w:rsidDel="00122799">
          <w:rPr>
            <w:noProof/>
          </w:rPr>
          <w:tab/>
          <w:delText>13</w:delText>
        </w:r>
      </w:del>
    </w:p>
    <w:p w14:paraId="46A9542E" w14:textId="77777777" w:rsidR="00285F30" w:rsidDel="00122799" w:rsidRDefault="00285F30">
      <w:pPr>
        <w:pStyle w:val="TOC1"/>
        <w:rPr>
          <w:del w:id="122" w:author="Finnegan, Ciaran (IE Dublin)" w:date="2019-10-15T18:09:00Z"/>
          <w:rFonts w:asciiTheme="minorHAnsi" w:eastAsiaTheme="minorEastAsia" w:hAnsiTheme="minorHAnsi" w:cstheme="minorBidi"/>
          <w:b w:val="0"/>
          <w:noProof/>
          <w:color w:val="auto"/>
          <w:szCs w:val="22"/>
          <w:lang w:eastAsia="en-GB"/>
        </w:rPr>
      </w:pPr>
      <w:del w:id="123" w:author="Finnegan, Ciaran (IE Dublin)" w:date="2019-10-15T18:09:00Z">
        <w:r w:rsidDel="00122799">
          <w:rPr>
            <w:noProof/>
          </w:rPr>
          <w:delText>5</w:delText>
        </w:r>
        <w:r w:rsidDel="00122799">
          <w:rPr>
            <w:noProof/>
          </w:rPr>
          <w:tab/>
          <w:delText>Model Building and Testing</w:delText>
        </w:r>
        <w:r w:rsidDel="00122799">
          <w:rPr>
            <w:noProof/>
          </w:rPr>
          <w:tab/>
          <w:delText>15</w:delText>
        </w:r>
      </w:del>
    </w:p>
    <w:p w14:paraId="690F40AD" w14:textId="77777777" w:rsidR="00285F30" w:rsidDel="00122799" w:rsidRDefault="00285F30">
      <w:pPr>
        <w:pStyle w:val="TOC2"/>
        <w:rPr>
          <w:del w:id="124" w:author="Finnegan, Ciaran (IE Dublin)" w:date="2019-10-15T18:09:00Z"/>
          <w:rFonts w:asciiTheme="minorHAnsi" w:eastAsiaTheme="minorEastAsia" w:hAnsiTheme="minorHAnsi" w:cstheme="minorBidi"/>
          <w:noProof/>
          <w:szCs w:val="22"/>
          <w:lang w:eastAsia="en-GB"/>
        </w:rPr>
      </w:pPr>
      <w:del w:id="125" w:author="Finnegan, Ciaran (IE Dublin)" w:date="2019-10-15T18:09:00Z">
        <w:r w:rsidDel="00122799">
          <w:rPr>
            <w:noProof/>
          </w:rPr>
          <w:delText>5.1</w:delText>
        </w:r>
        <w:r w:rsidDel="00122799">
          <w:rPr>
            <w:noProof/>
          </w:rPr>
          <w:tab/>
          <w:delText>Dividing the original dataset into train/validation/test sets</w:delText>
        </w:r>
        <w:r w:rsidDel="00122799">
          <w:rPr>
            <w:noProof/>
          </w:rPr>
          <w:tab/>
          <w:delText>15</w:delText>
        </w:r>
      </w:del>
    </w:p>
    <w:p w14:paraId="09311022" w14:textId="77777777" w:rsidR="00285F30" w:rsidDel="00122799" w:rsidRDefault="00285F30">
      <w:pPr>
        <w:pStyle w:val="TOC2"/>
        <w:rPr>
          <w:del w:id="126" w:author="Finnegan, Ciaran (IE Dublin)" w:date="2019-10-15T18:09:00Z"/>
          <w:rFonts w:asciiTheme="minorHAnsi" w:eastAsiaTheme="minorEastAsia" w:hAnsiTheme="minorHAnsi" w:cstheme="minorBidi"/>
          <w:noProof/>
          <w:szCs w:val="22"/>
          <w:lang w:eastAsia="en-GB"/>
        </w:rPr>
      </w:pPr>
      <w:del w:id="127" w:author="Finnegan, Ciaran (IE Dublin)" w:date="2019-10-15T18:09:00Z">
        <w:r w:rsidDel="00122799">
          <w:rPr>
            <w:noProof/>
          </w:rPr>
          <w:delText>5.2</w:delText>
        </w:r>
        <w:r w:rsidDel="00122799">
          <w:rPr>
            <w:noProof/>
          </w:rPr>
          <w:tab/>
          <w:delText>Tuning the RandomForest model for the Spruce dataset</w:delText>
        </w:r>
        <w:r w:rsidDel="00122799">
          <w:rPr>
            <w:noProof/>
          </w:rPr>
          <w:tab/>
          <w:delText>16</w:delText>
        </w:r>
      </w:del>
    </w:p>
    <w:p w14:paraId="3A448F51" w14:textId="77777777" w:rsidR="00285F30" w:rsidDel="00122799" w:rsidRDefault="00285F30">
      <w:pPr>
        <w:pStyle w:val="TOC2"/>
        <w:rPr>
          <w:del w:id="128" w:author="Finnegan, Ciaran (IE Dublin)" w:date="2019-10-15T18:09:00Z"/>
          <w:rFonts w:asciiTheme="minorHAnsi" w:eastAsiaTheme="minorEastAsia" w:hAnsiTheme="minorHAnsi" w:cstheme="minorBidi"/>
          <w:noProof/>
          <w:szCs w:val="22"/>
          <w:lang w:eastAsia="en-GB"/>
        </w:rPr>
      </w:pPr>
      <w:del w:id="129" w:author="Finnegan, Ciaran (IE Dublin)" w:date="2019-10-15T18:09:00Z">
        <w:r w:rsidDel="00122799">
          <w:rPr>
            <w:noProof/>
          </w:rPr>
          <w:delText>5.3</w:delText>
        </w:r>
        <w:r w:rsidDel="00122799">
          <w:rPr>
            <w:noProof/>
          </w:rPr>
          <w:tab/>
          <w:delText>Determine the subset of ‘significant features’</w:delText>
        </w:r>
        <w:r w:rsidDel="00122799">
          <w:rPr>
            <w:noProof/>
          </w:rPr>
          <w:tab/>
          <w:delText>18</w:delText>
        </w:r>
      </w:del>
    </w:p>
    <w:p w14:paraId="733ADB48" w14:textId="77777777" w:rsidR="00285F30" w:rsidDel="00122799" w:rsidRDefault="00285F30">
      <w:pPr>
        <w:pStyle w:val="TOC1"/>
        <w:rPr>
          <w:del w:id="130" w:author="Finnegan, Ciaran (IE Dublin)" w:date="2019-10-15T18:09:00Z"/>
          <w:rFonts w:asciiTheme="minorHAnsi" w:eastAsiaTheme="minorEastAsia" w:hAnsiTheme="minorHAnsi" w:cstheme="minorBidi"/>
          <w:b w:val="0"/>
          <w:noProof/>
          <w:color w:val="auto"/>
          <w:szCs w:val="22"/>
          <w:lang w:eastAsia="en-GB"/>
        </w:rPr>
      </w:pPr>
      <w:del w:id="131" w:author="Finnegan, Ciaran (IE Dublin)" w:date="2019-10-15T18:09:00Z">
        <w:r w:rsidDel="00122799">
          <w:rPr>
            <w:noProof/>
          </w:rPr>
          <w:delText>6</w:delText>
        </w:r>
        <w:r w:rsidDel="00122799">
          <w:rPr>
            <w:noProof/>
          </w:rPr>
          <w:tab/>
          <w:delText>Identifying The Best Model</w:delText>
        </w:r>
        <w:r w:rsidDel="00122799">
          <w:rPr>
            <w:noProof/>
          </w:rPr>
          <w:tab/>
          <w:delText>20</w:delText>
        </w:r>
      </w:del>
    </w:p>
    <w:p w14:paraId="33FB5696" w14:textId="77777777" w:rsidR="00285F30" w:rsidDel="00122799" w:rsidRDefault="00285F30">
      <w:pPr>
        <w:pStyle w:val="TOC2"/>
        <w:rPr>
          <w:del w:id="132" w:author="Finnegan, Ciaran (IE Dublin)" w:date="2019-10-15T18:09:00Z"/>
          <w:rFonts w:asciiTheme="minorHAnsi" w:eastAsiaTheme="minorEastAsia" w:hAnsiTheme="minorHAnsi" w:cstheme="minorBidi"/>
          <w:noProof/>
          <w:szCs w:val="22"/>
          <w:lang w:eastAsia="en-GB"/>
        </w:rPr>
      </w:pPr>
      <w:del w:id="133" w:author="Finnegan, Ciaran (IE Dublin)" w:date="2019-10-15T18:09:00Z">
        <w:r w:rsidDel="00122799">
          <w:rPr>
            <w:noProof/>
          </w:rPr>
          <w:delText>6.1</w:delText>
        </w:r>
        <w:r w:rsidDel="00122799">
          <w:rPr>
            <w:noProof/>
          </w:rPr>
          <w:tab/>
          <w:delText>Run RandomForest using ‘significant’ dataset</w:delText>
        </w:r>
        <w:r w:rsidDel="00122799">
          <w:rPr>
            <w:noProof/>
          </w:rPr>
          <w:tab/>
          <w:delText>20</w:delText>
        </w:r>
      </w:del>
    </w:p>
    <w:p w14:paraId="4C359507" w14:textId="77777777" w:rsidR="00285F30" w:rsidDel="00122799" w:rsidRDefault="00285F30">
      <w:pPr>
        <w:pStyle w:val="TOC2"/>
        <w:rPr>
          <w:del w:id="134" w:author="Finnegan, Ciaran (IE Dublin)" w:date="2019-10-15T18:09:00Z"/>
          <w:rFonts w:asciiTheme="minorHAnsi" w:eastAsiaTheme="minorEastAsia" w:hAnsiTheme="minorHAnsi" w:cstheme="minorBidi"/>
          <w:noProof/>
          <w:szCs w:val="22"/>
          <w:lang w:eastAsia="en-GB"/>
        </w:rPr>
      </w:pPr>
      <w:del w:id="135" w:author="Finnegan, Ciaran (IE Dublin)" w:date="2019-10-15T18:09:00Z">
        <w:r w:rsidDel="00122799">
          <w:rPr>
            <w:noProof/>
          </w:rPr>
          <w:delText>6.2</w:delText>
        </w:r>
        <w:r w:rsidDel="00122799">
          <w:rPr>
            <w:noProof/>
          </w:rPr>
          <w:tab/>
          <w:delText>Final Classification Model Characteristics</w:delText>
        </w:r>
        <w:r w:rsidDel="00122799">
          <w:rPr>
            <w:noProof/>
          </w:rPr>
          <w:tab/>
          <w:delText>21</w:delText>
        </w:r>
      </w:del>
    </w:p>
    <w:p w14:paraId="3EA313E5" w14:textId="77777777" w:rsidR="00285F30" w:rsidDel="00122799" w:rsidRDefault="00285F30">
      <w:pPr>
        <w:pStyle w:val="TOC1"/>
        <w:rPr>
          <w:del w:id="136" w:author="Finnegan, Ciaran (IE Dublin)" w:date="2019-10-15T18:09:00Z"/>
          <w:rFonts w:asciiTheme="minorHAnsi" w:eastAsiaTheme="minorEastAsia" w:hAnsiTheme="minorHAnsi" w:cstheme="minorBidi"/>
          <w:b w:val="0"/>
          <w:noProof/>
          <w:color w:val="auto"/>
          <w:szCs w:val="22"/>
          <w:lang w:eastAsia="en-GB"/>
        </w:rPr>
      </w:pPr>
      <w:del w:id="137" w:author="Finnegan, Ciaran (IE Dublin)" w:date="2019-10-15T18:09:00Z">
        <w:r w:rsidDel="00122799">
          <w:rPr>
            <w:noProof/>
          </w:rPr>
          <w:delText>7</w:delText>
        </w:r>
        <w:r w:rsidDel="00122799">
          <w:rPr>
            <w:noProof/>
          </w:rPr>
          <w:tab/>
          <w:delText>Guidelines Generated by Prediction Model</w:delText>
        </w:r>
        <w:r w:rsidDel="00122799">
          <w:rPr>
            <w:noProof/>
          </w:rPr>
          <w:tab/>
          <w:delText>25</w:delText>
        </w:r>
      </w:del>
    </w:p>
    <w:p w14:paraId="113F16AE" w14:textId="77777777" w:rsidR="00285F30" w:rsidDel="00122799" w:rsidRDefault="00285F30">
      <w:pPr>
        <w:pStyle w:val="TOC2"/>
        <w:rPr>
          <w:del w:id="138" w:author="Finnegan, Ciaran (IE Dublin)" w:date="2019-10-15T18:09:00Z"/>
          <w:rFonts w:asciiTheme="minorHAnsi" w:eastAsiaTheme="minorEastAsia" w:hAnsiTheme="minorHAnsi" w:cstheme="minorBidi"/>
          <w:noProof/>
          <w:szCs w:val="22"/>
          <w:lang w:eastAsia="en-GB"/>
        </w:rPr>
      </w:pPr>
      <w:del w:id="139" w:author="Finnegan, Ciaran (IE Dublin)" w:date="2019-10-15T18:09:00Z">
        <w:r w:rsidDel="00122799">
          <w:rPr>
            <w:noProof/>
          </w:rPr>
          <w:delText>7.1</w:delText>
        </w:r>
        <w:r w:rsidDel="00122799">
          <w:rPr>
            <w:noProof/>
          </w:rPr>
          <w:tab/>
          <w:delText>Focus on a smaller Feature set of data</w:delText>
        </w:r>
        <w:r w:rsidDel="00122799">
          <w:rPr>
            <w:noProof/>
          </w:rPr>
          <w:tab/>
          <w:delText>25</w:delText>
        </w:r>
      </w:del>
    </w:p>
    <w:p w14:paraId="3C55C68F" w14:textId="77777777" w:rsidR="00285F30" w:rsidDel="00122799" w:rsidRDefault="00285F30">
      <w:pPr>
        <w:pStyle w:val="TOC2"/>
        <w:rPr>
          <w:del w:id="140" w:author="Finnegan, Ciaran (IE Dublin)" w:date="2019-10-15T18:09:00Z"/>
          <w:rFonts w:asciiTheme="minorHAnsi" w:eastAsiaTheme="minorEastAsia" w:hAnsiTheme="minorHAnsi" w:cstheme="minorBidi"/>
          <w:noProof/>
          <w:szCs w:val="22"/>
          <w:lang w:eastAsia="en-GB"/>
        </w:rPr>
      </w:pPr>
      <w:del w:id="141" w:author="Finnegan, Ciaran (IE Dublin)" w:date="2019-10-15T18:09:00Z">
        <w:r w:rsidDel="00122799">
          <w:rPr>
            <w:noProof/>
          </w:rPr>
          <w:delText>7.2</w:delText>
        </w:r>
        <w:r w:rsidDel="00122799">
          <w:rPr>
            <w:noProof/>
          </w:rPr>
          <w:tab/>
          <w:delText>RandomForest Parameter</w:delText>
        </w:r>
        <w:r w:rsidDel="00122799">
          <w:rPr>
            <w:noProof/>
          </w:rPr>
          <w:tab/>
          <w:delText>25</w:delText>
        </w:r>
      </w:del>
    </w:p>
    <w:p w14:paraId="41AF4260" w14:textId="77777777" w:rsidR="00285F30" w:rsidDel="00122799" w:rsidRDefault="00285F30">
      <w:pPr>
        <w:pStyle w:val="TOC2"/>
        <w:rPr>
          <w:del w:id="142" w:author="Finnegan, Ciaran (IE Dublin)" w:date="2019-10-15T18:09:00Z"/>
          <w:rFonts w:asciiTheme="minorHAnsi" w:eastAsiaTheme="minorEastAsia" w:hAnsiTheme="minorHAnsi" w:cstheme="minorBidi"/>
          <w:noProof/>
          <w:szCs w:val="22"/>
          <w:lang w:eastAsia="en-GB"/>
        </w:rPr>
      </w:pPr>
      <w:del w:id="143" w:author="Finnegan, Ciaran (IE Dublin)" w:date="2019-10-15T18:09:00Z">
        <w:r w:rsidDel="00122799">
          <w:rPr>
            <w:noProof/>
          </w:rPr>
          <w:delText>7.3</w:delText>
        </w:r>
        <w:r w:rsidDel="00122799">
          <w:rPr>
            <w:noProof/>
          </w:rPr>
          <w:tab/>
          <w:delText>Check the ‘Missing Data’</w:delText>
        </w:r>
        <w:r w:rsidDel="00122799">
          <w:rPr>
            <w:noProof/>
          </w:rPr>
          <w:tab/>
          <w:delText>25</w:delText>
        </w:r>
      </w:del>
    </w:p>
    <w:p w14:paraId="7B924253" w14:textId="77777777" w:rsidR="00285F30" w:rsidDel="00122799" w:rsidRDefault="00285F30">
      <w:pPr>
        <w:pStyle w:val="TOC1"/>
        <w:rPr>
          <w:del w:id="144" w:author="Finnegan, Ciaran (IE Dublin)" w:date="2019-10-15T18:09:00Z"/>
          <w:rFonts w:asciiTheme="minorHAnsi" w:eastAsiaTheme="minorEastAsia" w:hAnsiTheme="minorHAnsi" w:cstheme="minorBidi"/>
          <w:b w:val="0"/>
          <w:noProof/>
          <w:color w:val="auto"/>
          <w:szCs w:val="22"/>
          <w:lang w:eastAsia="en-GB"/>
        </w:rPr>
      </w:pPr>
      <w:del w:id="145" w:author="Finnegan, Ciaran (IE Dublin)" w:date="2019-10-15T18:09:00Z">
        <w:r w:rsidDel="00122799">
          <w:rPr>
            <w:noProof/>
          </w:rPr>
          <w:delText>8</w:delText>
        </w:r>
        <w:r w:rsidDel="00122799">
          <w:rPr>
            <w:noProof/>
          </w:rPr>
          <w:tab/>
          <w:delText>Principal Component Analysis (PCA)</w:delText>
        </w:r>
        <w:r w:rsidDel="00122799">
          <w:rPr>
            <w:noProof/>
          </w:rPr>
          <w:tab/>
          <w:delText>26</w:delText>
        </w:r>
      </w:del>
    </w:p>
    <w:p w14:paraId="3507681C" w14:textId="77777777" w:rsidR="00285F30" w:rsidDel="00122799" w:rsidRDefault="00285F30">
      <w:pPr>
        <w:pStyle w:val="TOC2"/>
        <w:rPr>
          <w:del w:id="146" w:author="Finnegan, Ciaran (IE Dublin)" w:date="2019-10-15T18:09:00Z"/>
          <w:rFonts w:asciiTheme="minorHAnsi" w:eastAsiaTheme="minorEastAsia" w:hAnsiTheme="minorHAnsi" w:cstheme="minorBidi"/>
          <w:noProof/>
          <w:szCs w:val="22"/>
          <w:lang w:eastAsia="en-GB"/>
        </w:rPr>
      </w:pPr>
      <w:del w:id="147" w:author="Finnegan, Ciaran (IE Dublin)" w:date="2019-10-15T18:09:00Z">
        <w:r w:rsidDel="00122799">
          <w:rPr>
            <w:noProof/>
          </w:rPr>
          <w:delText>8.1</w:delText>
        </w:r>
        <w:r w:rsidDel="00122799">
          <w:rPr>
            <w:noProof/>
          </w:rPr>
          <w:tab/>
          <w:delText>Code and Data Preparation</w:delText>
        </w:r>
        <w:r w:rsidDel="00122799">
          <w:rPr>
            <w:noProof/>
          </w:rPr>
          <w:tab/>
          <w:delText>26</w:delText>
        </w:r>
      </w:del>
    </w:p>
    <w:p w14:paraId="7831BAAF" w14:textId="77777777" w:rsidR="00285F30" w:rsidDel="00122799" w:rsidRDefault="00285F30">
      <w:pPr>
        <w:pStyle w:val="TOC2"/>
        <w:rPr>
          <w:del w:id="148" w:author="Finnegan, Ciaran (IE Dublin)" w:date="2019-10-15T18:09:00Z"/>
          <w:rFonts w:asciiTheme="minorHAnsi" w:eastAsiaTheme="minorEastAsia" w:hAnsiTheme="minorHAnsi" w:cstheme="minorBidi"/>
          <w:noProof/>
          <w:szCs w:val="22"/>
          <w:lang w:eastAsia="en-GB"/>
        </w:rPr>
      </w:pPr>
      <w:del w:id="149" w:author="Finnegan, Ciaran (IE Dublin)" w:date="2019-10-15T18:09:00Z">
        <w:r w:rsidDel="00122799">
          <w:rPr>
            <w:noProof/>
          </w:rPr>
          <w:delText>8.2</w:delText>
        </w:r>
        <w:r w:rsidDel="00122799">
          <w:rPr>
            <w:noProof/>
          </w:rPr>
          <w:tab/>
          <w:delText>PCA Implementation</w:delText>
        </w:r>
        <w:r w:rsidDel="00122799">
          <w:rPr>
            <w:noProof/>
          </w:rPr>
          <w:tab/>
          <w:delText>27</w:delText>
        </w:r>
      </w:del>
    </w:p>
    <w:p w14:paraId="26D3B47A" w14:textId="77777777" w:rsidR="00285F30" w:rsidDel="00122799" w:rsidRDefault="00285F30">
      <w:pPr>
        <w:pStyle w:val="TOC1"/>
        <w:rPr>
          <w:del w:id="150" w:author="Finnegan, Ciaran (IE Dublin)" w:date="2019-10-15T18:09:00Z"/>
          <w:rFonts w:asciiTheme="minorHAnsi" w:eastAsiaTheme="minorEastAsia" w:hAnsiTheme="minorHAnsi" w:cstheme="minorBidi"/>
          <w:b w:val="0"/>
          <w:noProof/>
          <w:color w:val="auto"/>
          <w:szCs w:val="22"/>
          <w:lang w:eastAsia="en-GB"/>
        </w:rPr>
      </w:pPr>
      <w:del w:id="151" w:author="Finnegan, Ciaran (IE Dublin)" w:date="2019-10-15T18:09:00Z">
        <w:r w:rsidDel="00122799">
          <w:rPr>
            <w:noProof/>
          </w:rPr>
          <w:delText>9</w:delText>
        </w:r>
        <w:r w:rsidDel="00122799">
          <w:rPr>
            <w:noProof/>
          </w:rPr>
          <w:tab/>
          <w:delText>K-Means Clustering</w:delText>
        </w:r>
        <w:r w:rsidDel="00122799">
          <w:rPr>
            <w:noProof/>
          </w:rPr>
          <w:tab/>
          <w:delText>28</w:delText>
        </w:r>
      </w:del>
    </w:p>
    <w:p w14:paraId="22BF6B30" w14:textId="77777777" w:rsidR="00285F30" w:rsidDel="00122799" w:rsidRDefault="00285F30">
      <w:pPr>
        <w:pStyle w:val="TOC2"/>
        <w:rPr>
          <w:del w:id="152" w:author="Finnegan, Ciaran (IE Dublin)" w:date="2019-10-15T18:09:00Z"/>
          <w:rFonts w:asciiTheme="minorHAnsi" w:eastAsiaTheme="minorEastAsia" w:hAnsiTheme="minorHAnsi" w:cstheme="minorBidi"/>
          <w:noProof/>
          <w:szCs w:val="22"/>
          <w:lang w:eastAsia="en-GB"/>
        </w:rPr>
      </w:pPr>
      <w:del w:id="153" w:author="Finnegan, Ciaran (IE Dublin)" w:date="2019-10-15T18:09:00Z">
        <w:r w:rsidDel="00122799">
          <w:rPr>
            <w:noProof/>
          </w:rPr>
          <w:delText>9.1</w:delText>
        </w:r>
        <w:r w:rsidDel="00122799">
          <w:rPr>
            <w:noProof/>
          </w:rPr>
          <w:tab/>
          <w:delText>Elbow Plot Creation</w:delText>
        </w:r>
        <w:r w:rsidDel="00122799">
          <w:rPr>
            <w:noProof/>
          </w:rPr>
          <w:tab/>
          <w:delText>28</w:delText>
        </w:r>
      </w:del>
    </w:p>
    <w:p w14:paraId="247FD320" w14:textId="77777777" w:rsidR="00285F30" w:rsidDel="00122799" w:rsidRDefault="00285F30">
      <w:pPr>
        <w:pStyle w:val="TOC2"/>
        <w:rPr>
          <w:del w:id="154" w:author="Finnegan, Ciaran (IE Dublin)" w:date="2019-10-15T18:09:00Z"/>
          <w:rFonts w:asciiTheme="minorHAnsi" w:eastAsiaTheme="minorEastAsia" w:hAnsiTheme="minorHAnsi" w:cstheme="minorBidi"/>
          <w:noProof/>
          <w:szCs w:val="22"/>
          <w:lang w:eastAsia="en-GB"/>
        </w:rPr>
      </w:pPr>
      <w:del w:id="155" w:author="Finnegan, Ciaran (IE Dublin)" w:date="2019-10-15T18:09:00Z">
        <w:r w:rsidDel="00122799">
          <w:rPr>
            <w:noProof/>
          </w:rPr>
          <w:delText>9.2</w:delText>
        </w:r>
        <w:r w:rsidDel="00122799">
          <w:rPr>
            <w:noProof/>
          </w:rPr>
          <w:tab/>
          <w:delText>K-Means Implementation</w:delText>
        </w:r>
        <w:r w:rsidDel="00122799">
          <w:rPr>
            <w:noProof/>
          </w:rPr>
          <w:tab/>
          <w:delText>29</w:delText>
        </w:r>
      </w:del>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r w:rsidR="001769E4">
        <w:fldChar w:fldCharType="begin"/>
      </w:r>
      <w:r w:rsidR="001769E4">
        <w:instrText xml:space="preserve"> DOCPROPERTY "EDouble_Sided"  </w:instrText>
      </w:r>
      <w:r w:rsidR="001769E4">
        <w:fldChar w:fldCharType="separate"/>
      </w:r>
      <w:r w:rsidR="005142E7">
        <w:instrText>N</w:instrText>
      </w:r>
      <w:r w:rsidR="001769E4">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156" w:name="_Toc22055384"/>
      <w:r>
        <w:lastRenderedPageBreak/>
        <w:t xml:space="preserve">Project </w:t>
      </w:r>
      <w:r w:rsidR="00314A00">
        <w:t>Overview</w:t>
      </w:r>
      <w:bookmarkEnd w:id="156"/>
    </w:p>
    <w:p w14:paraId="673C559C" w14:textId="77777777" w:rsidR="00BD0919" w:rsidRDefault="00921320" w:rsidP="00A32475">
      <w:pPr>
        <w:pStyle w:val="Heading2"/>
      </w:pPr>
      <w:bookmarkStart w:id="157" w:name="_Toc22055385"/>
      <w:r>
        <w:t>High Level Description</w:t>
      </w:r>
      <w:bookmarkEnd w:id="157"/>
    </w:p>
    <w:p w14:paraId="10AD281A" w14:textId="77777777" w:rsidR="00883D8C" w:rsidRDefault="00883D8C" w:rsidP="00F01239">
      <w:r>
        <w:t xml:space="preserve">This document covers the design, implementation and observations on </w:t>
      </w:r>
      <w:r w:rsidR="003D0941">
        <w:t>all par</w:t>
      </w:r>
      <w:r>
        <w:t xml:space="preserve">ts of CA </w:t>
      </w:r>
      <w:r w:rsidR="003D0941">
        <w:t xml:space="preserve">Two </w:t>
      </w:r>
      <w:r>
        <w:t xml:space="preserve">for the </w:t>
      </w:r>
      <w:r w:rsidR="003D0941">
        <w:t>Tools for Data Analytics</w:t>
      </w:r>
      <w:r>
        <w:t xml:space="preserve"> module.</w:t>
      </w:r>
    </w:p>
    <w:p w14:paraId="5DE82C89" w14:textId="77777777" w:rsidR="00314A00" w:rsidRDefault="00BA6A03" w:rsidP="00F01239">
      <w:r>
        <w:t>This is a</w:t>
      </w:r>
      <w:r w:rsidR="00883D8C">
        <w:t xml:space="preserve"> group report, containing the collaborative design/coding decisions and general observations, </w:t>
      </w:r>
      <w:r>
        <w:t>and r</w:t>
      </w:r>
      <w:r w:rsidR="00883D8C">
        <w:t>eflections of each team member; Dermot, Radoslav, and Ciaran.</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77777777" w:rsidR="00F550D5" w:rsidRDefault="00F550D5" w:rsidP="00F550D5">
      <w:pPr>
        <w:pStyle w:val="Heading2"/>
      </w:pPr>
      <w:bookmarkStart w:id="158" w:name="_Toc22055386"/>
      <w:r>
        <w:t>Environment Assumptions</w:t>
      </w:r>
      <w:bookmarkEnd w:id="158"/>
    </w:p>
    <w:p w14:paraId="66F88990" w14:textId="77777777" w:rsidR="00945CC3" w:rsidRDefault="006F0826" w:rsidP="00F550D5">
      <w:r>
        <w:t>The IDE</w:t>
      </w:r>
      <w:r w:rsidR="003D0941">
        <w:t>s</w:t>
      </w:r>
      <w:r>
        <w:t xml:space="preserve"> used </w:t>
      </w:r>
      <w:r w:rsidR="00883D8C">
        <w:t xml:space="preserve">for development </w:t>
      </w:r>
      <w:r w:rsidR="003D0941">
        <w:t>were a combination</w:t>
      </w:r>
      <w:r>
        <w:t xml:space="preserve"> </w:t>
      </w:r>
      <w:r w:rsidR="003D0941">
        <w:t xml:space="preserve">of </w:t>
      </w:r>
      <w:r>
        <w:t>Microsoft Visual Studio Community 2019</w:t>
      </w:r>
      <w:r w:rsidR="003D0941">
        <w:t>, PyCharm Community 2016.3, and Jupyter Notebook (Anaconda 3)</w:t>
      </w:r>
      <w:r>
        <w:t>.</w:t>
      </w:r>
      <w:r w:rsidR="00883D8C">
        <w:t xml:space="preserve"> The code is submitted in </w:t>
      </w:r>
      <w:r w:rsidR="003D0941">
        <w:t>one</w:t>
      </w:r>
      <w:r w:rsidR="00883D8C">
        <w:t xml:space="preserve"> </w:t>
      </w:r>
      <w:r w:rsidR="003D0941">
        <w:t xml:space="preserve">Python </w:t>
      </w:r>
      <w:r w:rsidR="00BA6A03">
        <w:rPr>
          <w:b/>
          <w:i/>
        </w:rPr>
        <w:t>Surname_S</w:t>
      </w:r>
      <w:r w:rsidR="003D0941" w:rsidRPr="003D0941">
        <w:rPr>
          <w:b/>
          <w:i/>
        </w:rPr>
        <w:t>urname_Surname.py</w:t>
      </w:r>
      <w:r w:rsidR="003D0941">
        <w:t xml:space="preserve"> file (</w:t>
      </w:r>
      <w:r w:rsidR="003D0941" w:rsidRPr="003D0941">
        <w:rPr>
          <w:i/>
        </w:rPr>
        <w:t>Madsen_Durina_Finnegan.py</w:t>
      </w:r>
      <w:r w:rsidR="003D0941">
        <w:t>), a</w:t>
      </w:r>
      <w:r w:rsidR="00883D8C">
        <w:t>long with</w:t>
      </w:r>
      <w:r w:rsidR="003D0941">
        <w:t xml:space="preserve"> the source ‘Spruce’ csv file</w:t>
      </w:r>
      <w:r w:rsidR="00BA6A03">
        <w:t>, and this report document (in .</w:t>
      </w:r>
      <w:r w:rsidR="003D0941">
        <w:t>pdf format)</w:t>
      </w:r>
      <w:r w:rsidR="00883D8C">
        <w:t>.</w:t>
      </w:r>
    </w:p>
    <w:p w14:paraId="67C241FC" w14:textId="77777777" w:rsidR="00883D8C" w:rsidRDefault="00883D8C" w:rsidP="00F550D5"/>
    <w:p w14:paraId="226A573C" w14:textId="77777777" w:rsidR="00F01239" w:rsidRDefault="00883D8C" w:rsidP="00F550D5">
      <w:r>
        <w:t xml:space="preserve">There were very minor </w:t>
      </w:r>
      <w:r w:rsidR="003D0941">
        <w:t>code snippets</w:t>
      </w:r>
      <w:r>
        <w:t xml:space="preserve"> added to the Python code base to </w:t>
      </w:r>
      <w:r w:rsidR="003D0941">
        <w:t>improve graph presentations, depending on which IDE the individual contributors were using to develop and test the CA Two code and analysis</w:t>
      </w:r>
      <w:r w:rsidR="00F01239">
        <w:t>.</w:t>
      </w:r>
    </w:p>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393B5599" w14:textId="77777777" w:rsidR="00940D65" w:rsidRDefault="00921320" w:rsidP="00A32475">
      <w:pPr>
        <w:pStyle w:val="Heading2"/>
      </w:pPr>
      <w:bookmarkStart w:id="159" w:name="_Toc22055387"/>
      <w:r>
        <w:t>Project Execution</w:t>
      </w:r>
      <w:r w:rsidR="00B10DFD">
        <w:t xml:space="preserve"> Instructions</w:t>
      </w:r>
      <w:bookmarkEnd w:id="159"/>
    </w:p>
    <w:p w14:paraId="344FB396" w14:textId="77777777" w:rsidR="009903AA" w:rsidRDefault="00F01239" w:rsidP="00921320">
      <w:r>
        <w:t>The procedure for the project solution is</w:t>
      </w:r>
      <w:r w:rsidR="006F0826">
        <w:t xml:space="preserve"> executed from </w:t>
      </w:r>
      <w:r>
        <w:t>the</w:t>
      </w:r>
      <w:r w:rsidR="006F0826">
        <w:t xml:space="preserve"> ‘</w:t>
      </w:r>
      <w:r w:rsidR="00740DE6" w:rsidRPr="003D0941">
        <w:rPr>
          <w:i/>
        </w:rPr>
        <w:t>Madsen_Durina_Finnegan.py</w:t>
      </w:r>
      <w:r w:rsidR="006F0826">
        <w:t xml:space="preserve">’ file. </w:t>
      </w:r>
      <w:r w:rsidR="009903AA">
        <w:t xml:space="preserve">For Visual Studio; </w:t>
      </w:r>
    </w:p>
    <w:p w14:paraId="70A955A2" w14:textId="77777777" w:rsidR="009903AA" w:rsidRDefault="009903AA" w:rsidP="0087668B">
      <w:pPr>
        <w:pStyle w:val="ListParagraph"/>
        <w:numPr>
          <w:ilvl w:val="0"/>
          <w:numId w:val="10"/>
        </w:numPr>
      </w:pPr>
      <w:r>
        <w:t xml:space="preserve">Add the </w:t>
      </w:r>
      <w:r w:rsidRPr="009903AA">
        <w:rPr>
          <w:i/>
        </w:rPr>
        <w:t>.py</w:t>
      </w:r>
      <w:r>
        <w:t xml:space="preserve"> file into a VS Project, include the </w:t>
      </w:r>
      <w:r w:rsidRPr="009903AA">
        <w:rPr>
          <w:i/>
        </w:rPr>
        <w:t>Spruce.csv</w:t>
      </w:r>
      <w:r>
        <w:t xml:space="preserve"> file in the same project folder. </w:t>
      </w:r>
    </w:p>
    <w:p w14:paraId="2B472762" w14:textId="77777777" w:rsidR="009903AA" w:rsidRDefault="009903AA" w:rsidP="009903AA">
      <w:pPr>
        <w:pStyle w:val="ListParagraph"/>
        <w:ind w:left="1854"/>
      </w:pPr>
    </w:p>
    <w:p w14:paraId="63BE9412" w14:textId="77777777" w:rsidR="009903AA" w:rsidRDefault="003908F0" w:rsidP="0087668B">
      <w:pPr>
        <w:pStyle w:val="ListParagraph"/>
        <w:numPr>
          <w:ilvl w:val="0"/>
          <w:numId w:val="10"/>
        </w:numPr>
      </w:pPr>
      <w:r>
        <w:t>Right</w:t>
      </w:r>
      <w:r w:rsidR="00F82BAC">
        <w:t xml:space="preserve"> click in the Solution Explorer list </w:t>
      </w:r>
    </w:p>
    <w:p w14:paraId="21435C98" w14:textId="77777777" w:rsidR="009903AA" w:rsidRDefault="009903AA" w:rsidP="009903AA">
      <w:pPr>
        <w:pStyle w:val="ListParagraph"/>
      </w:pPr>
    </w:p>
    <w:p w14:paraId="3043F5D5" w14:textId="77777777" w:rsidR="00F82BAC" w:rsidRDefault="009903AA" w:rsidP="0087668B">
      <w:pPr>
        <w:pStyle w:val="ListParagraph"/>
        <w:numPr>
          <w:ilvl w:val="0"/>
          <w:numId w:val="10"/>
        </w:numPr>
      </w:pPr>
      <w:r>
        <w:t>C</w:t>
      </w:r>
      <w:r w:rsidR="00F82BAC">
        <w:t>hoose the option to ‘Set as Startup File’.</w:t>
      </w:r>
    </w:p>
    <w:p w14:paraId="3A3AB236" w14:textId="77777777" w:rsidR="009903AA" w:rsidRDefault="009903AA" w:rsidP="009903AA">
      <w:pPr>
        <w:pStyle w:val="ListParagraph"/>
      </w:pPr>
    </w:p>
    <w:p w14:paraId="78D3A68B" w14:textId="77777777" w:rsidR="009903AA" w:rsidRDefault="009903AA" w:rsidP="0087668B">
      <w:pPr>
        <w:pStyle w:val="ListParagraph"/>
        <w:numPr>
          <w:ilvl w:val="0"/>
          <w:numId w:val="10"/>
        </w:numPr>
      </w:pPr>
      <w:r>
        <w:t>Run the file</w:t>
      </w:r>
    </w:p>
    <w:p w14:paraId="6AA91609" w14:textId="77777777" w:rsidR="009903AA" w:rsidRDefault="009903AA" w:rsidP="00921320"/>
    <w:p w14:paraId="73BF34B4" w14:textId="77777777" w:rsidR="00F82BAC" w:rsidRDefault="00F01239" w:rsidP="00921320">
      <w:r>
        <w:t>T</w:t>
      </w:r>
      <w:r w:rsidR="00F82BAC">
        <w:t xml:space="preserve">he problem solution </w:t>
      </w:r>
      <w:r w:rsidR="003908F0">
        <w:t>files follow</w:t>
      </w:r>
      <w:r w:rsidR="00F82BAC">
        <w:t xml:space="preserve"> the following structure;</w:t>
      </w:r>
    </w:p>
    <w:p w14:paraId="0955CAA4" w14:textId="77777777" w:rsidR="00F01239" w:rsidRDefault="00F01239" w:rsidP="0087668B">
      <w:pPr>
        <w:pStyle w:val="ListParagraph"/>
        <w:numPr>
          <w:ilvl w:val="0"/>
          <w:numId w:val="8"/>
        </w:numPr>
      </w:pPr>
      <w:r>
        <w:t xml:space="preserve">The main function is named with the </w:t>
      </w:r>
      <w:r w:rsidR="003908F0">
        <w:t>format:</w:t>
      </w:r>
      <w:r>
        <w:t xml:space="preserve"> </w:t>
      </w:r>
      <w:r w:rsidRPr="00F82BAC">
        <w:rPr>
          <w:i/>
        </w:rPr>
        <w:t>MainProg_</w:t>
      </w:r>
      <w:r w:rsidR="00B46793">
        <w:rPr>
          <w:i/>
        </w:rPr>
        <w:t>CATwo(</w:t>
      </w:r>
      <w:r w:rsidRPr="00F82BAC">
        <w:rPr>
          <w:i/>
        </w:rPr>
        <w:t>)</w:t>
      </w:r>
      <w:r>
        <w:t xml:space="preserve">. </w:t>
      </w:r>
    </w:p>
    <w:p w14:paraId="3B4BA2C3" w14:textId="77777777" w:rsidR="00F01239" w:rsidRDefault="00F01239" w:rsidP="00F01239">
      <w:pPr>
        <w:pStyle w:val="ListParagraph"/>
        <w:ind w:left="1854"/>
      </w:pPr>
    </w:p>
    <w:p w14:paraId="5FAFDA9F" w14:textId="3B93692A" w:rsidR="00F82BAC" w:rsidRDefault="00B46793" w:rsidP="0087668B">
      <w:pPr>
        <w:pStyle w:val="ListParagraph"/>
        <w:numPr>
          <w:ilvl w:val="0"/>
          <w:numId w:val="8"/>
        </w:numPr>
      </w:pPr>
      <w:r>
        <w:t>The main program contains</w:t>
      </w:r>
      <w:r w:rsidR="00F82BAC">
        <w:t xml:space="preserve"> all the high </w:t>
      </w:r>
      <w:r w:rsidR="003908F0">
        <w:t>level</w:t>
      </w:r>
      <w:r w:rsidR="00F82BAC">
        <w:t xml:space="preserve"> function calls </w:t>
      </w:r>
      <w:r>
        <w:t xml:space="preserve">to invoke the Machine Learning workflow steps. The code for all functions </w:t>
      </w:r>
      <w:r w:rsidR="003908F0">
        <w:t xml:space="preserve">is </w:t>
      </w:r>
      <w:r>
        <w:t>included in t</w:t>
      </w:r>
      <w:r w:rsidR="00F01239">
        <w:t>he</w:t>
      </w:r>
      <w:r w:rsidR="00F82BAC">
        <w:t xml:space="preserve"> </w:t>
      </w:r>
      <w:commentRangeStart w:id="160"/>
      <w:r w:rsidR="002321FC">
        <w:t>‘</w:t>
      </w:r>
      <w:r w:rsidRPr="00B46793">
        <w:rPr>
          <w:i/>
        </w:rPr>
        <w:t>Madsen_Durina_Finnegan.py</w:t>
      </w:r>
      <w:del w:id="161" w:author="Finnegan, Ciaran (IE Dublin)" w:date="2019-10-15T18:09:00Z">
        <w:r w:rsidDel="00E91791">
          <w:delText>’</w:delText>
        </w:r>
      </w:del>
      <w:del w:id="162" w:author="Finnegan, Ciaran (IE Dublin)" w:date="2019-10-15T18:08:00Z">
        <w:r w:rsidR="00F82BAC" w:rsidRPr="00B46793" w:rsidDel="00E91791">
          <w:rPr>
            <w:i/>
          </w:rPr>
          <w:delText>.py</w:delText>
        </w:r>
      </w:del>
      <w:r w:rsidR="00F82BAC">
        <w:t>’</w:t>
      </w:r>
      <w:ins w:id="163" w:author="Finnegan, Ciaran (IE Dublin)" w:date="2019-10-15T18:09:00Z">
        <w:r w:rsidR="00E91791">
          <w:t xml:space="preserve"> </w:t>
        </w:r>
      </w:ins>
      <w:del w:id="164" w:author="Finnegan, Ciaran (IE Dublin)" w:date="2019-10-15T18:09:00Z">
        <w:r w:rsidR="00F82BAC" w:rsidDel="00E91791">
          <w:delText xml:space="preserve"> </w:delText>
        </w:r>
      </w:del>
      <w:r w:rsidR="00F82BAC">
        <w:t xml:space="preserve">file. </w:t>
      </w:r>
      <w:commentRangeEnd w:id="160"/>
      <w:r w:rsidR="00256AC2">
        <w:rPr>
          <w:rStyle w:val="CommentReference"/>
        </w:rPr>
        <w:commentReference w:id="160"/>
      </w:r>
    </w:p>
    <w:p w14:paraId="7862E00C" w14:textId="77777777" w:rsidR="00883D8C" w:rsidRDefault="00883D8C">
      <w:pPr>
        <w:spacing w:after="0" w:line="240" w:lineRule="auto"/>
        <w:ind w:left="0"/>
        <w:rPr>
          <w:b/>
          <w:bCs/>
          <w:color w:val="3C8D94"/>
          <w:szCs w:val="26"/>
        </w:rPr>
      </w:pPr>
      <w:r>
        <w:br w:type="page"/>
      </w:r>
    </w:p>
    <w:p w14:paraId="043A27D8" w14:textId="77777777" w:rsidR="00921320" w:rsidRDefault="00B46793" w:rsidP="00921320">
      <w:pPr>
        <w:pStyle w:val="Heading1"/>
      </w:pPr>
      <w:bookmarkStart w:id="165" w:name="_Toc22055388"/>
      <w:r>
        <w:lastRenderedPageBreak/>
        <w:t xml:space="preserve">Machine Learning </w:t>
      </w:r>
      <w:r w:rsidR="00A343CF">
        <w:t>Process Flow Description</w:t>
      </w:r>
      <w:bookmarkEnd w:id="165"/>
    </w:p>
    <w:p w14:paraId="46174A22" w14:textId="77777777" w:rsidR="00A82212" w:rsidRDefault="00B46793" w:rsidP="00921320">
      <w:pPr>
        <w:pStyle w:val="Heading2"/>
      </w:pPr>
      <w:bookmarkStart w:id="166" w:name="_Toc22055389"/>
      <w:r>
        <w:t>High Level Description of Machine Learning Workflow</w:t>
      </w:r>
      <w:bookmarkEnd w:id="166"/>
    </w:p>
    <w:p w14:paraId="0683CAD4" w14:textId="77777777" w:rsidR="00B46793" w:rsidRDefault="00B46793" w:rsidP="00A82212">
      <w:pPr>
        <w:pStyle w:val="Heading3"/>
      </w:pPr>
      <w:r>
        <w:t>Process Flow Diagram for Machine Learning</w:t>
      </w:r>
    </w:p>
    <w:p w14:paraId="0908DDA4" w14:textId="77777777" w:rsidR="00B46793" w:rsidRDefault="000A7861" w:rsidP="00B46793">
      <w:r>
        <w:t>This continuous assessment is an exercise in the ability to analyse datasets using Python.</w:t>
      </w:r>
    </w:p>
    <w:p w14:paraId="342BA004" w14:textId="77777777" w:rsidR="000A7861" w:rsidRDefault="00D95216" w:rsidP="00B46793">
      <w:r>
        <w:t xml:space="preserve">Research shows that this process, whether using Python or other tools, tends to follow orchestrated and repeatable patterns. This leads the analyst to </w:t>
      </w:r>
      <w:r w:rsidR="00E53FD4">
        <w:t>systematically</w:t>
      </w:r>
      <w:r>
        <w:t xml:space="preserve"> transform and process information to create prediction solutions.</w:t>
      </w:r>
    </w:p>
    <w:p w14:paraId="08A67F37" w14:textId="77777777" w:rsidR="00D95216" w:rsidRDefault="00D95216" w:rsidP="00B46793">
      <w:r>
        <w:t>A representation of this process workflow can be given as..</w:t>
      </w:r>
    </w:p>
    <w:p w14:paraId="766B1893" w14:textId="77777777" w:rsidR="00D95216" w:rsidRDefault="00722A3E" w:rsidP="00722A3E">
      <w:pPr>
        <w:ind w:left="567"/>
      </w:pPr>
      <w:r>
        <w:rPr>
          <w:noProof/>
          <w:lang w:eastAsia="en-GB"/>
        </w:rPr>
        <w:drawing>
          <wp:inline distT="0" distB="0" distL="0" distR="0" wp14:anchorId="7DFE9427" wp14:editId="2A86A06B">
            <wp:extent cx="5950424" cy="2060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058449"/>
                    </a:xfrm>
                    <a:prstGeom prst="rect">
                      <a:avLst/>
                    </a:prstGeom>
                  </pic:spPr>
                </pic:pic>
              </a:graphicData>
            </a:graphic>
          </wp:inline>
        </w:drawing>
      </w:r>
    </w:p>
    <w:p w14:paraId="059AB711" w14:textId="77777777" w:rsidR="00D95216" w:rsidRPr="00722A3E" w:rsidRDefault="006603A2" w:rsidP="006603A2">
      <w:pPr>
        <w:rPr>
          <w:i/>
          <w:sz w:val="16"/>
        </w:rPr>
      </w:pPr>
      <w:r w:rsidRPr="00722A3E">
        <w:rPr>
          <w:i/>
          <w:sz w:val="16"/>
        </w:rPr>
        <w:t>*credit to Jerry Kurata - Pluralsight</w:t>
      </w:r>
    </w:p>
    <w:p w14:paraId="1B6DBDCD" w14:textId="77777777" w:rsidR="006603A2" w:rsidRDefault="006603A2" w:rsidP="0087668B">
      <w:pPr>
        <w:pStyle w:val="ListParagraph"/>
        <w:numPr>
          <w:ilvl w:val="0"/>
          <w:numId w:val="13"/>
        </w:numPr>
      </w:pPr>
      <w:r>
        <w:t xml:space="preserve">The Right </w:t>
      </w:r>
      <w:r w:rsidR="00E53FD4">
        <w:t>Question:</w:t>
      </w:r>
      <w:r>
        <w:t xml:space="preserve"> For the Spruce dataset analysis we were given the question - how to predict locations to plan Spruce trees for the Canadian Forest Department. We needed to supplement this by determining if we should focus on accuracy, or reducing certain types of false predictions for planting Spruce trees.</w:t>
      </w:r>
    </w:p>
    <w:p w14:paraId="5C1724E8" w14:textId="77777777" w:rsidR="006603A2" w:rsidRDefault="006603A2" w:rsidP="006603A2">
      <w:pPr>
        <w:pStyle w:val="ListParagraph"/>
        <w:ind w:left="1494"/>
      </w:pPr>
    </w:p>
    <w:p w14:paraId="7EEFC466" w14:textId="77777777" w:rsidR="006603A2" w:rsidRDefault="006603A2" w:rsidP="0087668B">
      <w:pPr>
        <w:pStyle w:val="ListParagraph"/>
        <w:numPr>
          <w:ilvl w:val="0"/>
          <w:numId w:val="13"/>
        </w:numPr>
      </w:pPr>
      <w:r>
        <w:t xml:space="preserve">Preparing the </w:t>
      </w:r>
      <w:r w:rsidR="00E53FD4">
        <w:t>Data:</w:t>
      </w:r>
      <w:r>
        <w:t xml:space="preserve"> What routines do we need to code in Python to manipulate the Spruce data</w:t>
      </w:r>
      <w:r w:rsidR="00722A3E">
        <w:t>?</w:t>
      </w:r>
      <w:r>
        <w:t xml:space="preserve"> </w:t>
      </w:r>
      <w:r w:rsidR="00722A3E">
        <w:t>We need to make the data work effectively while constructing a model using the Random</w:t>
      </w:r>
      <w:ins w:id="167" w:author="user" w:date="2019-10-14T13:30:00Z">
        <w:r w:rsidR="00CB1112">
          <w:t xml:space="preserve"> </w:t>
        </w:r>
      </w:ins>
      <w:r w:rsidR="00722A3E">
        <w:t>Forest algorithm in Python.</w:t>
      </w:r>
      <w:r>
        <w:t xml:space="preserve"> </w:t>
      </w:r>
    </w:p>
    <w:p w14:paraId="4F4E8161" w14:textId="77777777" w:rsidR="00722A3E" w:rsidRDefault="00722A3E" w:rsidP="00722A3E">
      <w:pPr>
        <w:pStyle w:val="ListParagraph"/>
      </w:pPr>
    </w:p>
    <w:p w14:paraId="11C637B0" w14:textId="77777777" w:rsidR="00722A3E" w:rsidRDefault="00722A3E" w:rsidP="0087668B">
      <w:pPr>
        <w:pStyle w:val="ListParagraph"/>
        <w:numPr>
          <w:ilvl w:val="0"/>
          <w:numId w:val="13"/>
        </w:numPr>
      </w:pPr>
      <w:r>
        <w:t xml:space="preserve">Selecting the </w:t>
      </w:r>
      <w:r w:rsidR="00E53FD4">
        <w:t>Algorithm:</w:t>
      </w:r>
      <w:r>
        <w:t xml:space="preserve"> The Random</w:t>
      </w:r>
      <w:ins w:id="168" w:author="user" w:date="2019-10-14T13:30:00Z">
        <w:r w:rsidR="00CB1112">
          <w:t xml:space="preserve"> </w:t>
        </w:r>
      </w:ins>
      <w:r>
        <w:t>Forest approach is a good fit for this problem. We expand on this statement with more detail later in this report.</w:t>
      </w:r>
    </w:p>
    <w:p w14:paraId="7C531F6B" w14:textId="77777777" w:rsidR="00722A3E" w:rsidRDefault="00722A3E" w:rsidP="00722A3E">
      <w:pPr>
        <w:pStyle w:val="ListParagraph"/>
      </w:pPr>
    </w:p>
    <w:p w14:paraId="1BE94CD3" w14:textId="77777777" w:rsidR="00722A3E" w:rsidRDefault="00722A3E" w:rsidP="0087668B">
      <w:pPr>
        <w:pStyle w:val="ListParagraph"/>
        <w:numPr>
          <w:ilvl w:val="0"/>
          <w:numId w:val="13"/>
        </w:numPr>
      </w:pPr>
      <w:r>
        <w:t xml:space="preserve">Training the </w:t>
      </w:r>
      <w:r w:rsidR="00E53FD4">
        <w:t>Model:</w:t>
      </w:r>
      <w:r>
        <w:t xml:space="preserve"> Python provides many libraries to split and train the model using the Spruce data. This is elaborated on in the report.</w:t>
      </w:r>
    </w:p>
    <w:p w14:paraId="6035055B" w14:textId="77777777" w:rsidR="00722A3E" w:rsidRDefault="00722A3E" w:rsidP="00722A3E">
      <w:pPr>
        <w:pStyle w:val="ListParagraph"/>
      </w:pPr>
    </w:p>
    <w:p w14:paraId="6D1B5191" w14:textId="77777777" w:rsidR="00722A3E" w:rsidRDefault="00722A3E" w:rsidP="0087668B">
      <w:pPr>
        <w:pStyle w:val="ListParagraph"/>
        <w:numPr>
          <w:ilvl w:val="0"/>
          <w:numId w:val="13"/>
        </w:numPr>
      </w:pPr>
      <w:r>
        <w:t xml:space="preserve">Testing the </w:t>
      </w:r>
      <w:r w:rsidR="00E53FD4">
        <w:t>Model:</w:t>
      </w:r>
      <w:r>
        <w:t xml:space="preserve"> Python routines execute tests on the trained model and represent out both in the console and graphically.</w:t>
      </w:r>
    </w:p>
    <w:p w14:paraId="4C151BE4" w14:textId="77777777" w:rsidR="00A51F40" w:rsidRDefault="00A51F40" w:rsidP="00B46793"/>
    <w:p w14:paraId="60DBC92D" w14:textId="77777777" w:rsidR="00722A3E" w:rsidRDefault="00722A3E" w:rsidP="00B46793">
      <w:r>
        <w:t>The output from various Python functions we wrote helped inform decisions to refine parameters for Python functions and reiterate through the training the testing process.</w:t>
      </w:r>
    </w:p>
    <w:p w14:paraId="6AC1AAE5" w14:textId="77777777" w:rsidR="00B46793" w:rsidRDefault="00B46793">
      <w:pPr>
        <w:spacing w:after="0" w:line="240" w:lineRule="auto"/>
        <w:ind w:left="0"/>
        <w:rPr>
          <w:b/>
          <w:bCs/>
          <w:color w:val="3C8D94"/>
          <w:szCs w:val="26"/>
        </w:rPr>
      </w:pPr>
      <w:r>
        <w:br w:type="page"/>
      </w:r>
    </w:p>
    <w:p w14:paraId="22C61472" w14:textId="77777777" w:rsidR="00921320" w:rsidRDefault="00A343CF" w:rsidP="00A82212">
      <w:pPr>
        <w:pStyle w:val="Heading3"/>
      </w:pPr>
      <w:r>
        <w:lastRenderedPageBreak/>
        <w:t xml:space="preserve">High Level </w:t>
      </w:r>
      <w:r w:rsidR="00B46793">
        <w:t>Program Flow</w:t>
      </w:r>
      <w:r w:rsidR="00003D86">
        <w:t xml:space="preserve"> Sequence (code snippet from main function).</w:t>
      </w:r>
    </w:p>
    <w:p w14:paraId="240B198E" w14:textId="77777777" w:rsidR="00C22061" w:rsidRPr="00C22061" w:rsidRDefault="00671D74" w:rsidP="00671D74">
      <w:pPr>
        <w:ind w:left="0"/>
      </w:pPr>
      <w:r>
        <w:rPr>
          <w:noProof/>
          <w:lang w:eastAsia="en-GB"/>
        </w:rPr>
        <w:drawing>
          <wp:inline distT="0" distB="0" distL="0" distR="0" wp14:anchorId="09C4F347" wp14:editId="63B5AC6E">
            <wp:extent cx="6259949" cy="377862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gCodeSnippet1.PNG"/>
                    <pic:cNvPicPr/>
                  </pic:nvPicPr>
                  <pic:blipFill>
                    <a:blip r:embed="rId23">
                      <a:extLst>
                        <a:ext uri="{28A0092B-C50C-407E-A947-70E740481C1C}">
                          <a14:useLocalDpi xmlns:a14="http://schemas.microsoft.com/office/drawing/2010/main" val="0"/>
                        </a:ext>
                      </a:extLst>
                    </a:blip>
                    <a:stretch>
                      <a:fillRect/>
                    </a:stretch>
                  </pic:blipFill>
                  <pic:spPr>
                    <a:xfrm>
                      <a:off x="0" y="0"/>
                      <a:ext cx="6264910" cy="3781617"/>
                    </a:xfrm>
                    <a:prstGeom prst="rect">
                      <a:avLst/>
                    </a:prstGeom>
                  </pic:spPr>
                </pic:pic>
              </a:graphicData>
            </a:graphic>
          </wp:inline>
        </w:drawing>
      </w:r>
    </w:p>
    <w:p w14:paraId="58E022A5" w14:textId="77777777" w:rsidR="006E64AA" w:rsidRDefault="00671D74" w:rsidP="00671D74">
      <w:pPr>
        <w:ind w:left="0"/>
      </w:pPr>
      <w:r>
        <w:rPr>
          <w:noProof/>
          <w:lang w:eastAsia="en-GB"/>
        </w:rPr>
        <w:drawing>
          <wp:inline distT="0" distB="0" distL="0" distR="0" wp14:anchorId="4BA4D64C" wp14:editId="0DBDEF63">
            <wp:extent cx="6266329" cy="3979407"/>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gCodeSnippet2.PNG"/>
                    <pic:cNvPicPr/>
                  </pic:nvPicPr>
                  <pic:blipFill>
                    <a:blip r:embed="rId24">
                      <a:extLst>
                        <a:ext uri="{28A0092B-C50C-407E-A947-70E740481C1C}">
                          <a14:useLocalDpi xmlns:a14="http://schemas.microsoft.com/office/drawing/2010/main" val="0"/>
                        </a:ext>
                      </a:extLst>
                    </a:blip>
                    <a:stretch>
                      <a:fillRect/>
                    </a:stretch>
                  </pic:blipFill>
                  <pic:spPr>
                    <a:xfrm>
                      <a:off x="0" y="0"/>
                      <a:ext cx="6264910" cy="3978506"/>
                    </a:xfrm>
                    <a:prstGeom prst="rect">
                      <a:avLst/>
                    </a:prstGeom>
                  </pic:spPr>
                </pic:pic>
              </a:graphicData>
            </a:graphic>
          </wp:inline>
        </w:drawing>
      </w:r>
    </w:p>
    <w:p w14:paraId="299DE76A" w14:textId="77777777" w:rsidR="00E216C7" w:rsidRDefault="00124EA4" w:rsidP="00E216C7">
      <w:pPr>
        <w:pStyle w:val="Heading1"/>
      </w:pPr>
      <w:bookmarkStart w:id="169" w:name="_Toc22055390"/>
      <w:r>
        <w:lastRenderedPageBreak/>
        <w:t>Data Pre-Processing and Preparation</w:t>
      </w:r>
      <w:bookmarkEnd w:id="169"/>
    </w:p>
    <w:p w14:paraId="29C38E53" w14:textId="77777777" w:rsidR="00652F9C" w:rsidRDefault="00124EA4" w:rsidP="00E216C7">
      <w:pPr>
        <w:pStyle w:val="Heading2"/>
      </w:pPr>
      <w:bookmarkStart w:id="170" w:name="_Toc22055391"/>
      <w:r>
        <w:t>Python Libraries</w:t>
      </w:r>
      <w:bookmarkEnd w:id="170"/>
    </w:p>
    <w:p w14:paraId="4E37BE33" w14:textId="77777777" w:rsidR="00124EA4" w:rsidRDefault="00C767D1" w:rsidP="00124EA4">
      <w:r>
        <w:t>There are a number of libraries which can be imported into a Python application to provide access to pre-built Machine Learning functions.</w:t>
      </w:r>
    </w:p>
    <w:p w14:paraId="4B887F45" w14:textId="77777777" w:rsidR="00C767D1" w:rsidRDefault="00C767D1" w:rsidP="00124EA4">
      <w:r>
        <w:t>The libraries imported into our CA applications are:</w:t>
      </w:r>
    </w:p>
    <w:p w14:paraId="4E87649D" w14:textId="77777777" w:rsidR="00C767D1" w:rsidRPr="00124EA4" w:rsidRDefault="00C767D1" w:rsidP="00124EA4">
      <w:r>
        <w:rPr>
          <w:noProof/>
          <w:lang w:eastAsia="en-GB"/>
        </w:rPr>
        <w:drawing>
          <wp:inline distT="0" distB="0" distL="0" distR="0" wp14:anchorId="4A957145" wp14:editId="622748C5">
            <wp:extent cx="3939540" cy="2377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9540" cy="2377440"/>
                    </a:xfrm>
                    <a:prstGeom prst="rect">
                      <a:avLst/>
                    </a:prstGeom>
                  </pic:spPr>
                </pic:pic>
              </a:graphicData>
            </a:graphic>
          </wp:inline>
        </w:drawing>
      </w:r>
    </w:p>
    <w:p w14:paraId="3B2BC01D" w14:textId="77777777" w:rsidR="00814212" w:rsidRDefault="00814212" w:rsidP="00124EA4">
      <w:pPr>
        <w:spacing w:after="0" w:line="240" w:lineRule="auto"/>
        <w:rPr>
          <w:b/>
          <w:bCs/>
          <w:iCs/>
          <w:color w:val="3C8D94"/>
          <w:sz w:val="26"/>
          <w:szCs w:val="28"/>
        </w:rPr>
      </w:pPr>
    </w:p>
    <w:p w14:paraId="1875F3A7" w14:textId="77777777" w:rsidR="00124EA4" w:rsidRDefault="00124EA4">
      <w:pPr>
        <w:spacing w:after="0" w:line="240" w:lineRule="auto"/>
        <w:ind w:left="0"/>
        <w:rPr>
          <w:b/>
          <w:bCs/>
          <w:iCs/>
          <w:color w:val="3C8D94"/>
          <w:sz w:val="26"/>
          <w:szCs w:val="28"/>
        </w:rPr>
      </w:pPr>
    </w:p>
    <w:p w14:paraId="0010FC5A" w14:textId="77777777" w:rsidR="00124EA4" w:rsidRDefault="00124EA4" w:rsidP="00797139">
      <w:pPr>
        <w:pStyle w:val="Heading2"/>
      </w:pPr>
      <w:bookmarkStart w:id="171" w:name="_Toc22055392"/>
      <w:r>
        <w:t>What is data pre-processing? Why do we do it?</w:t>
      </w:r>
      <w:bookmarkEnd w:id="171"/>
    </w:p>
    <w:p w14:paraId="26ADC264" w14:textId="77777777" w:rsidR="00D65974" w:rsidRDefault="00124EA4" w:rsidP="00124EA4">
      <w:pPr>
        <w:rPr>
          <w:spacing w:val="-1"/>
          <w:szCs w:val="22"/>
          <w:shd w:val="clear" w:color="auto" w:fill="FFFFFF"/>
        </w:rPr>
      </w:pPr>
      <w:r w:rsidRPr="00124EA4">
        <w:rPr>
          <w:spacing w:val="-1"/>
          <w:szCs w:val="22"/>
          <w:shd w:val="clear" w:color="auto" w:fill="FFFFFF"/>
        </w:rPr>
        <w:t xml:space="preserve">Data pre-processing is a process of cleaning the </w:t>
      </w:r>
      <w:r w:rsidR="00D65974">
        <w:rPr>
          <w:spacing w:val="-1"/>
          <w:szCs w:val="22"/>
          <w:shd w:val="clear" w:color="auto" w:fill="FFFFFF"/>
        </w:rPr>
        <w:t>‘</w:t>
      </w:r>
      <w:r w:rsidRPr="00124EA4">
        <w:rPr>
          <w:spacing w:val="-1"/>
          <w:szCs w:val="22"/>
          <w:shd w:val="clear" w:color="auto" w:fill="FFFFFF"/>
        </w:rPr>
        <w:t>raw</w:t>
      </w:r>
      <w:r w:rsidR="00D65974">
        <w:rPr>
          <w:spacing w:val="-1"/>
          <w:szCs w:val="22"/>
          <w:shd w:val="clear" w:color="auto" w:fill="FFFFFF"/>
        </w:rPr>
        <w:t>’</w:t>
      </w:r>
      <w:r w:rsidRPr="00124EA4">
        <w:rPr>
          <w:spacing w:val="-1"/>
          <w:szCs w:val="22"/>
          <w:shd w:val="clear" w:color="auto" w:fill="FFFFFF"/>
        </w:rPr>
        <w:t xml:space="preserve"> data</w:t>
      </w:r>
      <w:r w:rsidR="00D65974">
        <w:rPr>
          <w:spacing w:val="-1"/>
          <w:szCs w:val="22"/>
          <w:shd w:val="clear" w:color="auto" w:fill="FFFFFF"/>
        </w:rPr>
        <w:t>, that is</w:t>
      </w:r>
      <w:r w:rsidRPr="00124EA4">
        <w:rPr>
          <w:spacing w:val="-1"/>
          <w:szCs w:val="22"/>
          <w:shd w:val="clear" w:color="auto" w:fill="FFFFFF"/>
        </w:rPr>
        <w:t xml:space="preserve"> the data is collected in the real world</w:t>
      </w:r>
      <w:r w:rsidR="00D65974">
        <w:rPr>
          <w:spacing w:val="-1"/>
          <w:szCs w:val="22"/>
          <w:shd w:val="clear" w:color="auto" w:fill="FFFFFF"/>
        </w:rPr>
        <w:t>, and converting</w:t>
      </w:r>
      <w:r w:rsidRPr="00124EA4">
        <w:rPr>
          <w:spacing w:val="-1"/>
          <w:szCs w:val="22"/>
          <w:shd w:val="clear" w:color="auto" w:fill="FFFFFF"/>
        </w:rPr>
        <w:t xml:space="preserve"> to a </w:t>
      </w:r>
      <w:r w:rsidR="00D65974">
        <w:rPr>
          <w:spacing w:val="-1"/>
          <w:szCs w:val="22"/>
          <w:shd w:val="clear" w:color="auto" w:fill="FFFFFF"/>
        </w:rPr>
        <w:t>‘</w:t>
      </w:r>
      <w:r w:rsidRPr="00124EA4">
        <w:rPr>
          <w:spacing w:val="-1"/>
          <w:szCs w:val="22"/>
          <w:shd w:val="clear" w:color="auto" w:fill="FFFFFF"/>
        </w:rPr>
        <w:t>clean</w:t>
      </w:r>
      <w:r w:rsidR="00D65974">
        <w:rPr>
          <w:spacing w:val="-1"/>
          <w:szCs w:val="22"/>
          <w:shd w:val="clear" w:color="auto" w:fill="FFFFFF"/>
        </w:rPr>
        <w:t>’</w:t>
      </w:r>
      <w:r w:rsidRPr="00124EA4">
        <w:rPr>
          <w:spacing w:val="-1"/>
          <w:szCs w:val="22"/>
          <w:shd w:val="clear" w:color="auto" w:fill="FFFFFF"/>
        </w:rPr>
        <w:t xml:space="preserve"> data set. </w:t>
      </w:r>
    </w:p>
    <w:p w14:paraId="73074AEC" w14:textId="77777777" w:rsidR="00124EA4" w:rsidRDefault="00D65974" w:rsidP="00124EA4">
      <w:pPr>
        <w:rPr>
          <w:spacing w:val="-1"/>
          <w:szCs w:val="22"/>
          <w:shd w:val="clear" w:color="auto" w:fill="FFFFFF"/>
        </w:rPr>
      </w:pPr>
      <w:r>
        <w:rPr>
          <w:spacing w:val="-1"/>
          <w:szCs w:val="22"/>
          <w:shd w:val="clear" w:color="auto" w:fill="FFFFFF"/>
        </w:rPr>
        <w:t xml:space="preserve">The Spruce data in the </w:t>
      </w:r>
      <w:r w:rsidRPr="00D65974">
        <w:rPr>
          <w:b/>
          <w:i/>
          <w:spacing w:val="-1"/>
          <w:szCs w:val="22"/>
          <w:shd w:val="clear" w:color="auto" w:fill="FFFFFF"/>
        </w:rPr>
        <w:t>Spruce.csv</w:t>
      </w:r>
      <w:r>
        <w:rPr>
          <w:spacing w:val="-1"/>
          <w:szCs w:val="22"/>
          <w:shd w:val="clear" w:color="auto" w:fill="FFFFFF"/>
        </w:rPr>
        <w:t xml:space="preserve"> file is reasonably well formed but still requires </w:t>
      </w:r>
      <w:r w:rsidR="00124EA4" w:rsidRPr="00124EA4">
        <w:rPr>
          <w:spacing w:val="-1"/>
          <w:szCs w:val="22"/>
          <w:shd w:val="clear" w:color="auto" w:fill="FFFFFF"/>
        </w:rPr>
        <w:t xml:space="preserve">certain steps </w:t>
      </w:r>
      <w:r>
        <w:rPr>
          <w:spacing w:val="-1"/>
          <w:szCs w:val="22"/>
          <w:shd w:val="clear" w:color="auto" w:fill="FFFFFF"/>
        </w:rPr>
        <w:t>to be</w:t>
      </w:r>
      <w:r w:rsidR="00124EA4" w:rsidRPr="00124EA4">
        <w:rPr>
          <w:spacing w:val="-1"/>
          <w:szCs w:val="22"/>
          <w:shd w:val="clear" w:color="auto" w:fill="FFFFFF"/>
        </w:rPr>
        <w:t xml:space="preserve"> executed to convert the data into a small clean data set</w:t>
      </w:r>
      <w:r>
        <w:rPr>
          <w:spacing w:val="-1"/>
          <w:szCs w:val="22"/>
          <w:shd w:val="clear" w:color="auto" w:fill="FFFFFF"/>
        </w:rPr>
        <w:t>.</w:t>
      </w:r>
    </w:p>
    <w:p w14:paraId="79D229FB" w14:textId="77777777" w:rsidR="00124EA4" w:rsidRPr="00124EA4" w:rsidRDefault="00D65974" w:rsidP="00124EA4">
      <w:pPr>
        <w:rPr>
          <w:szCs w:val="22"/>
        </w:rPr>
      </w:pPr>
      <w:r>
        <w:rPr>
          <w:spacing w:val="-1"/>
          <w:szCs w:val="22"/>
          <w:shd w:val="clear" w:color="auto" w:fill="FFFFFF"/>
        </w:rPr>
        <w:t>D</w:t>
      </w:r>
      <w:r w:rsidR="00124EA4" w:rsidRPr="00124EA4">
        <w:rPr>
          <w:spacing w:val="-1"/>
          <w:szCs w:val="22"/>
          <w:shd w:val="clear" w:color="auto" w:fill="FFFFFF"/>
        </w:rPr>
        <w:t xml:space="preserve">ata pre-processing </w:t>
      </w:r>
      <w:r>
        <w:rPr>
          <w:spacing w:val="-1"/>
          <w:szCs w:val="22"/>
          <w:shd w:val="clear" w:color="auto" w:fill="FFFFFF"/>
        </w:rPr>
        <w:t xml:space="preserve">is required </w:t>
      </w:r>
      <w:r w:rsidR="00124EA4" w:rsidRPr="00124EA4">
        <w:rPr>
          <w:spacing w:val="-1"/>
          <w:szCs w:val="22"/>
          <w:shd w:val="clear" w:color="auto" w:fill="FFFFFF"/>
        </w:rPr>
        <w:t xml:space="preserve">to achieve good results from the </w:t>
      </w:r>
      <w:r>
        <w:rPr>
          <w:spacing w:val="-1"/>
          <w:szCs w:val="22"/>
          <w:shd w:val="clear" w:color="auto" w:fill="FFFFFF"/>
        </w:rPr>
        <w:t>training and application of the subsequent</w:t>
      </w:r>
      <w:r w:rsidR="00124EA4" w:rsidRPr="00124EA4">
        <w:rPr>
          <w:spacing w:val="-1"/>
          <w:szCs w:val="22"/>
          <w:shd w:val="clear" w:color="auto" w:fill="FFFFFF"/>
        </w:rPr>
        <w:t xml:space="preserve"> model in </w:t>
      </w:r>
      <w:r>
        <w:rPr>
          <w:spacing w:val="-1"/>
          <w:szCs w:val="22"/>
          <w:shd w:val="clear" w:color="auto" w:fill="FFFFFF"/>
        </w:rPr>
        <w:t xml:space="preserve">our Spruce </w:t>
      </w:r>
      <w:r w:rsidR="00124EA4" w:rsidRPr="00124EA4">
        <w:rPr>
          <w:spacing w:val="-1"/>
          <w:szCs w:val="22"/>
          <w:shd w:val="clear" w:color="auto" w:fill="FFFFFF"/>
        </w:rPr>
        <w:t>machine learning</w:t>
      </w:r>
      <w:r>
        <w:rPr>
          <w:spacing w:val="-1"/>
          <w:szCs w:val="22"/>
          <w:shd w:val="clear" w:color="auto" w:fill="FFFFFF"/>
        </w:rPr>
        <w:t xml:space="preserve"> project.</w:t>
      </w:r>
    </w:p>
    <w:p w14:paraId="0EA171E8" w14:textId="77777777" w:rsidR="004D35B8" w:rsidRDefault="004D35B8" w:rsidP="004D35B8">
      <w:pPr>
        <w:pStyle w:val="Heading2"/>
        <w:numPr>
          <w:ilvl w:val="0"/>
          <w:numId w:val="0"/>
        </w:numPr>
        <w:ind w:left="1134"/>
      </w:pPr>
    </w:p>
    <w:p w14:paraId="629B7E29" w14:textId="77777777" w:rsidR="00797139" w:rsidRDefault="00124EA4" w:rsidP="00797139">
      <w:pPr>
        <w:pStyle w:val="Heading2"/>
      </w:pPr>
      <w:bookmarkStart w:id="172" w:name="_Toc22055393"/>
      <w:r>
        <w:t>Load and Visualise Data</w:t>
      </w:r>
      <w:bookmarkEnd w:id="172"/>
    </w:p>
    <w:p w14:paraId="0243E388" w14:textId="77777777" w:rsidR="00A71F85" w:rsidRDefault="00166B20" w:rsidP="002E6FA0">
      <w:r>
        <w:t>T</w:t>
      </w:r>
      <w:r w:rsidR="00501EB4">
        <w:t xml:space="preserve">he Python code used the Panda library to read the </w:t>
      </w:r>
      <w:r w:rsidR="00E53FD4">
        <w:t>Spruce</w:t>
      </w:r>
      <w:r w:rsidR="00501EB4">
        <w:t xml:space="preserve"> data into a Panda dataframe.</w:t>
      </w:r>
    </w:p>
    <w:p w14:paraId="017C9CD2" w14:textId="77777777" w:rsidR="00501EB4" w:rsidRDefault="00501EB4" w:rsidP="002E6FA0">
      <w:r>
        <w:rPr>
          <w:noProof/>
          <w:lang w:eastAsia="en-GB"/>
        </w:rPr>
        <w:drawing>
          <wp:inline distT="0" distB="0" distL="0" distR="0" wp14:anchorId="181F8C34" wp14:editId="0D526A2E">
            <wp:extent cx="4431186" cy="124690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57700" cy="1254370"/>
                    </a:xfrm>
                    <a:prstGeom prst="rect">
                      <a:avLst/>
                    </a:prstGeom>
                  </pic:spPr>
                </pic:pic>
              </a:graphicData>
            </a:graphic>
          </wp:inline>
        </w:drawing>
      </w:r>
    </w:p>
    <w:p w14:paraId="2498D18D" w14:textId="77777777" w:rsidR="00501EB4" w:rsidRDefault="00501EB4" w:rsidP="002E6FA0">
      <w:r>
        <w:t xml:space="preserve">Once the data is in a dataframe format we can start to display and manipulate the data in our </w:t>
      </w:r>
      <w:r w:rsidR="00E53FD4">
        <w:t>Spruce</w:t>
      </w:r>
      <w:r>
        <w:t xml:space="preserve"> tree Python project.</w:t>
      </w:r>
    </w:p>
    <w:p w14:paraId="15ABCD9C" w14:textId="77777777" w:rsidR="00501EB4" w:rsidRDefault="00EC6493" w:rsidP="002E6FA0">
      <w:r>
        <w:lastRenderedPageBreak/>
        <w:t xml:space="preserve">We </w:t>
      </w:r>
      <w:r w:rsidR="00ED7DC5">
        <w:t>wrote</w:t>
      </w:r>
      <w:r>
        <w:t xml:space="preserve"> the following function in Python to display basic information on the initial Panda dataset created from the direct read of the </w:t>
      </w:r>
      <w:r w:rsidRPr="00EC6493">
        <w:rPr>
          <w:b/>
          <w:i/>
        </w:rPr>
        <w:t>Spruce.csv</w:t>
      </w:r>
      <w:r>
        <w:t xml:space="preserve"> file.</w:t>
      </w:r>
    </w:p>
    <w:p w14:paraId="7AFB93A0" w14:textId="77777777" w:rsidR="00ED7DC5" w:rsidRDefault="00ED7DC5" w:rsidP="002E6FA0">
      <w:r>
        <w:rPr>
          <w:noProof/>
          <w:lang w:eastAsia="en-GB"/>
        </w:rPr>
        <w:drawing>
          <wp:inline distT="0" distB="0" distL="0" distR="0" wp14:anchorId="2DC01E89" wp14:editId="3E602D9C">
            <wp:extent cx="5372100" cy="208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72100" cy="2080260"/>
                    </a:xfrm>
                    <a:prstGeom prst="rect">
                      <a:avLst/>
                    </a:prstGeom>
                  </pic:spPr>
                </pic:pic>
              </a:graphicData>
            </a:graphic>
          </wp:inline>
        </w:drawing>
      </w:r>
    </w:p>
    <w:p w14:paraId="205B614B" w14:textId="77777777" w:rsidR="00ED7DC5" w:rsidRDefault="00ED7DC5" w:rsidP="002E6FA0"/>
    <w:p w14:paraId="6CB0355D" w14:textId="77777777" w:rsidR="00124EA4" w:rsidRDefault="00F7606F" w:rsidP="002E6FA0">
      <w:r>
        <w:t>A partial view of the Visual Studio console output looks like this…</w:t>
      </w:r>
    </w:p>
    <w:p w14:paraId="3EFC16B0" w14:textId="77777777" w:rsidR="00F7606F" w:rsidRDefault="00F7606F" w:rsidP="002E6FA0"/>
    <w:p w14:paraId="67FF38F9" w14:textId="77777777" w:rsidR="00F7606F" w:rsidRDefault="00F7606F" w:rsidP="002E6FA0">
      <w:r>
        <w:rPr>
          <w:noProof/>
          <w:lang w:eastAsia="en-GB"/>
        </w:rPr>
        <w:drawing>
          <wp:inline distT="0" distB="0" distL="0" distR="0" wp14:anchorId="0AC28A39" wp14:editId="643D6A4C">
            <wp:extent cx="5932732" cy="1678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81750"/>
                    </a:xfrm>
                    <a:prstGeom prst="rect">
                      <a:avLst/>
                    </a:prstGeom>
                  </pic:spPr>
                </pic:pic>
              </a:graphicData>
            </a:graphic>
          </wp:inline>
        </w:drawing>
      </w:r>
    </w:p>
    <w:p w14:paraId="45399CE5" w14:textId="77777777" w:rsidR="00F7606F" w:rsidRDefault="00F7606F" w:rsidP="002E6FA0"/>
    <w:p w14:paraId="4E44E15F" w14:textId="77777777" w:rsidR="00F7606F" w:rsidRDefault="00F7606F" w:rsidP="002E6FA0">
      <w:r>
        <w:rPr>
          <w:noProof/>
          <w:lang w:eastAsia="en-GB"/>
        </w:rPr>
        <w:drawing>
          <wp:inline distT="0" distB="0" distL="0" distR="0" wp14:anchorId="2323CB4A" wp14:editId="2F3A9C04">
            <wp:extent cx="5950424" cy="16650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663118"/>
                    </a:xfrm>
                    <a:prstGeom prst="rect">
                      <a:avLst/>
                    </a:prstGeom>
                  </pic:spPr>
                </pic:pic>
              </a:graphicData>
            </a:graphic>
          </wp:inline>
        </w:drawing>
      </w:r>
    </w:p>
    <w:p w14:paraId="4386CDBB" w14:textId="77777777" w:rsidR="00A71F85" w:rsidRDefault="00A71F85" w:rsidP="002E6FA0"/>
    <w:p w14:paraId="258F5F12" w14:textId="77777777" w:rsidR="00124EA4" w:rsidRPr="00124EA4" w:rsidRDefault="00124EA4" w:rsidP="00124EA4">
      <w:pPr>
        <w:rPr>
          <w:szCs w:val="22"/>
        </w:rPr>
      </w:pPr>
    </w:p>
    <w:p w14:paraId="083EEABE" w14:textId="77777777" w:rsidR="00124EA4" w:rsidRDefault="00124EA4">
      <w:pPr>
        <w:spacing w:after="0" w:line="240" w:lineRule="auto"/>
        <w:ind w:left="0"/>
        <w:rPr>
          <w:b/>
          <w:bCs/>
          <w:iCs/>
          <w:color w:val="3C8D94"/>
          <w:sz w:val="26"/>
          <w:szCs w:val="28"/>
        </w:rPr>
      </w:pPr>
      <w:r>
        <w:br w:type="page"/>
      </w:r>
    </w:p>
    <w:p w14:paraId="70C02D26" w14:textId="77777777" w:rsidR="00124EA4" w:rsidRDefault="00124EA4" w:rsidP="00124EA4">
      <w:pPr>
        <w:pStyle w:val="Heading2"/>
      </w:pPr>
      <w:bookmarkStart w:id="173" w:name="_Toc22055394"/>
      <w:r>
        <w:lastRenderedPageBreak/>
        <w:t xml:space="preserve">Types of Data and </w:t>
      </w:r>
      <w:r w:rsidR="00933504">
        <w:t>performing pre-processing</w:t>
      </w:r>
      <w:bookmarkEnd w:id="173"/>
    </w:p>
    <w:p w14:paraId="1790F881" w14:textId="77777777" w:rsidR="00933504" w:rsidRDefault="00160792" w:rsidP="00933504">
      <w:r>
        <w:t xml:space="preserve">Once our Python application loaded data from the CSV file into the Panda dataframe, we were able to proceed with further analysis to determine what ‘clean up’ </w:t>
      </w:r>
      <w:r w:rsidR="00E53FD4">
        <w:t>was</w:t>
      </w:r>
      <w:r>
        <w:t xml:space="preserve"> required.</w:t>
      </w:r>
    </w:p>
    <w:p w14:paraId="2F9A1D58" w14:textId="77777777" w:rsidR="00933504" w:rsidRDefault="00933504" w:rsidP="00933504">
      <w:pPr>
        <w:pStyle w:val="Heading3"/>
      </w:pPr>
      <w:r w:rsidRPr="00933504">
        <w:t>Three</w:t>
      </w:r>
      <w:r>
        <w:t xml:space="preserve"> Types of Data</w:t>
      </w:r>
    </w:p>
    <w:p w14:paraId="46648073" w14:textId="77777777" w:rsidR="00933504" w:rsidRDefault="00160792" w:rsidP="00933504">
      <w:r>
        <w:t xml:space="preserve">In general terms ‘real world’ data types we would be concerned with are: </w:t>
      </w:r>
    </w:p>
    <w:p w14:paraId="18A0A08F" w14:textId="77777777" w:rsidR="00933504" w:rsidRPr="00933504" w:rsidRDefault="00933504" w:rsidP="00933504">
      <w:pPr>
        <w:pStyle w:val="mz"/>
        <w:shd w:val="clear" w:color="auto" w:fill="FFFFFF"/>
        <w:spacing w:before="206" w:beforeAutospacing="0" w:after="0" w:afterAutospacing="0"/>
        <w:ind w:left="1701"/>
        <w:rPr>
          <w:rFonts w:ascii="Arial" w:hAnsi="Arial" w:cs="Arial"/>
          <w:spacing w:val="-1"/>
          <w:sz w:val="22"/>
          <w:szCs w:val="22"/>
        </w:rPr>
      </w:pPr>
      <w:r w:rsidRPr="00933504">
        <w:rPr>
          <w:rFonts w:ascii="Arial" w:hAnsi="Arial" w:cs="Arial"/>
          <w:spacing w:val="-1"/>
          <w:sz w:val="22"/>
          <w:szCs w:val="22"/>
        </w:rPr>
        <w:t>1. Numeric e.g. income, age</w:t>
      </w:r>
    </w:p>
    <w:p w14:paraId="653C4D30" w14:textId="77777777" w:rsidR="00933504" w:rsidRPr="00933504" w:rsidRDefault="00933504" w:rsidP="00933504">
      <w:pPr>
        <w:pStyle w:val="mz"/>
        <w:shd w:val="clear" w:color="auto" w:fill="FFFFFF"/>
        <w:spacing w:before="480" w:beforeAutospacing="0" w:after="0" w:afterAutospacing="0"/>
        <w:ind w:left="1701"/>
        <w:rPr>
          <w:rFonts w:ascii="Arial" w:hAnsi="Arial" w:cs="Arial"/>
          <w:spacing w:val="-1"/>
          <w:sz w:val="22"/>
          <w:szCs w:val="22"/>
        </w:rPr>
      </w:pPr>
      <w:r w:rsidRPr="00933504">
        <w:rPr>
          <w:rFonts w:ascii="Arial" w:hAnsi="Arial" w:cs="Arial"/>
          <w:spacing w:val="-1"/>
          <w:sz w:val="22"/>
          <w:szCs w:val="22"/>
        </w:rPr>
        <w:t>2. Categorical e.g. gender, nationality</w:t>
      </w:r>
    </w:p>
    <w:p w14:paraId="556A0FF7" w14:textId="77777777" w:rsidR="00933504" w:rsidRDefault="00933504" w:rsidP="00933504">
      <w:pPr>
        <w:pStyle w:val="mz"/>
        <w:shd w:val="clear" w:color="auto" w:fill="FFFFFF"/>
        <w:spacing w:before="480" w:beforeAutospacing="0" w:after="0" w:afterAutospacing="0"/>
        <w:ind w:left="1701"/>
        <w:rPr>
          <w:rFonts w:ascii="Georgia" w:hAnsi="Georgia"/>
          <w:spacing w:val="-1"/>
          <w:sz w:val="32"/>
          <w:szCs w:val="32"/>
        </w:rPr>
      </w:pPr>
      <w:r w:rsidRPr="00933504">
        <w:rPr>
          <w:rFonts w:ascii="Arial" w:hAnsi="Arial" w:cs="Arial"/>
          <w:spacing w:val="-1"/>
          <w:sz w:val="22"/>
          <w:szCs w:val="22"/>
        </w:rPr>
        <w:t>3. Ordinal e.g. low/medium/high</w:t>
      </w:r>
    </w:p>
    <w:p w14:paraId="60F3554A" w14:textId="77777777" w:rsidR="00933504" w:rsidRDefault="00933504" w:rsidP="00933504"/>
    <w:p w14:paraId="721BDA90" w14:textId="77777777" w:rsidR="00160792" w:rsidRDefault="00160792" w:rsidP="00391581">
      <w:r>
        <w:t xml:space="preserve">In the </w:t>
      </w:r>
      <w:r w:rsidRPr="00160792">
        <w:rPr>
          <w:b/>
          <w:i/>
        </w:rPr>
        <w:t>Spruce.csv</w:t>
      </w:r>
      <w:r>
        <w:t xml:space="preserve"> file we only need to contend with numerical and categorical date.</w:t>
      </w:r>
    </w:p>
    <w:p w14:paraId="319CA89F" w14:textId="77777777" w:rsidR="00933504" w:rsidRDefault="00933504" w:rsidP="00933504">
      <w:pPr>
        <w:pStyle w:val="Heading3"/>
      </w:pPr>
      <w:r>
        <w:t>How can data pre-processing be performed?</w:t>
      </w:r>
    </w:p>
    <w:p w14:paraId="61FD9B39" w14:textId="77777777" w:rsidR="00933504" w:rsidRPr="00933504" w:rsidRDefault="00933504" w:rsidP="00933504">
      <w:pPr>
        <w:pStyle w:val="mz"/>
        <w:shd w:val="clear" w:color="auto" w:fill="FFFFFF"/>
        <w:spacing w:before="206" w:beforeAutospacing="0" w:after="0" w:afterAutospacing="0"/>
        <w:ind w:left="1134"/>
        <w:rPr>
          <w:rFonts w:ascii="Arial" w:hAnsi="Arial" w:cs="Arial"/>
          <w:spacing w:val="-1"/>
          <w:sz w:val="22"/>
          <w:szCs w:val="22"/>
        </w:rPr>
      </w:pPr>
      <w:r w:rsidRPr="00933504">
        <w:rPr>
          <w:rFonts w:ascii="Arial" w:hAnsi="Arial" w:cs="Arial"/>
          <w:spacing w:val="-1"/>
          <w:sz w:val="22"/>
          <w:szCs w:val="22"/>
        </w:rPr>
        <w:t>These are some of the basic pre — processing techniques that can be used to convert raw data.</w:t>
      </w:r>
    </w:p>
    <w:p w14:paraId="5938D423" w14:textId="77777777" w:rsidR="00933504" w:rsidRPr="008B4E3D" w:rsidRDefault="00933504" w:rsidP="00933504">
      <w:pPr>
        <w:pStyle w:val="mz"/>
        <w:shd w:val="clear" w:color="auto" w:fill="FFFFFF"/>
        <w:spacing w:before="480" w:beforeAutospacing="0" w:after="0" w:afterAutospacing="0"/>
        <w:ind w:left="1134"/>
        <w:rPr>
          <w:rFonts w:ascii="Arial" w:hAnsi="Arial" w:cs="Arial"/>
          <w:spacing w:val="-1"/>
          <w:sz w:val="22"/>
          <w:szCs w:val="22"/>
        </w:rPr>
      </w:pPr>
      <w:r w:rsidRPr="00933504">
        <w:rPr>
          <w:rFonts w:ascii="Arial" w:hAnsi="Arial" w:cs="Arial"/>
          <w:spacing w:val="-1"/>
          <w:sz w:val="22"/>
          <w:szCs w:val="22"/>
        </w:rPr>
        <w:t>1. </w:t>
      </w:r>
      <w:r w:rsidRPr="00933504">
        <w:rPr>
          <w:rStyle w:val="Strong"/>
          <w:rFonts w:ascii="Arial" w:hAnsi="Arial" w:cs="Arial"/>
          <w:spacing w:val="-1"/>
          <w:sz w:val="22"/>
          <w:szCs w:val="22"/>
        </w:rPr>
        <w:t>Conversion of data:</w:t>
      </w:r>
      <w:r w:rsidRPr="00933504">
        <w:rPr>
          <w:rFonts w:ascii="Arial" w:hAnsi="Arial" w:cs="Arial"/>
          <w:spacing w:val="-1"/>
          <w:sz w:val="22"/>
          <w:szCs w:val="22"/>
        </w:rPr>
        <w:t> As we know that Machine Learning models can only handle numeric features, hence categorical and ordinal data must be somehow converted into numeric features.</w:t>
      </w:r>
      <w:r w:rsidR="00160792">
        <w:rPr>
          <w:rFonts w:ascii="Arial" w:hAnsi="Arial" w:cs="Arial"/>
          <w:spacing w:val="-1"/>
          <w:sz w:val="22"/>
          <w:szCs w:val="22"/>
        </w:rPr>
        <w:t xml:space="preserve"> </w:t>
      </w:r>
      <w:r w:rsidR="00160792" w:rsidRPr="008B4E3D">
        <w:rPr>
          <w:rFonts w:ascii="Arial" w:hAnsi="Arial" w:cs="Arial"/>
          <w:spacing w:val="-1"/>
          <w:sz w:val="22"/>
          <w:szCs w:val="22"/>
        </w:rPr>
        <w:t xml:space="preserve">For </w:t>
      </w:r>
      <w:r w:rsidR="008B4E3D" w:rsidRPr="008B4E3D">
        <w:rPr>
          <w:rFonts w:ascii="Arial" w:hAnsi="Arial" w:cs="Arial"/>
          <w:sz w:val="22"/>
          <w:szCs w:val="22"/>
        </w:rPr>
        <w:t xml:space="preserve">the </w:t>
      </w:r>
      <w:r w:rsidR="008B4E3D" w:rsidRPr="008B4E3D">
        <w:rPr>
          <w:rFonts w:ascii="Arial" w:hAnsi="Arial" w:cs="Arial"/>
          <w:b/>
          <w:i/>
          <w:sz w:val="22"/>
          <w:szCs w:val="22"/>
        </w:rPr>
        <w:t>Spruce.csv</w:t>
      </w:r>
      <w:r w:rsidR="008B4E3D" w:rsidRPr="008B4E3D">
        <w:rPr>
          <w:rFonts w:ascii="Arial" w:hAnsi="Arial" w:cs="Arial"/>
          <w:sz w:val="22"/>
          <w:szCs w:val="22"/>
        </w:rPr>
        <w:t xml:space="preserve"> file</w:t>
      </w:r>
      <w:r w:rsidR="008B4E3D">
        <w:rPr>
          <w:rFonts w:ascii="Arial" w:hAnsi="Arial" w:cs="Arial"/>
          <w:sz w:val="22"/>
          <w:szCs w:val="22"/>
        </w:rPr>
        <w:t xml:space="preserve">, we only have one categorical </w:t>
      </w:r>
      <w:r w:rsidR="00E53FD4">
        <w:rPr>
          <w:rFonts w:ascii="Arial" w:hAnsi="Arial" w:cs="Arial"/>
          <w:sz w:val="22"/>
          <w:szCs w:val="22"/>
        </w:rPr>
        <w:t>column</w:t>
      </w:r>
      <w:r w:rsidR="008B4E3D">
        <w:rPr>
          <w:rFonts w:ascii="Arial" w:hAnsi="Arial" w:cs="Arial"/>
          <w:sz w:val="22"/>
          <w:szCs w:val="22"/>
        </w:rPr>
        <w:t xml:space="preserve"> to </w:t>
      </w:r>
      <w:r w:rsidR="00E53FD4">
        <w:rPr>
          <w:rFonts w:ascii="Arial" w:hAnsi="Arial" w:cs="Arial"/>
          <w:sz w:val="22"/>
          <w:szCs w:val="22"/>
        </w:rPr>
        <w:t>consider:</w:t>
      </w:r>
      <w:r w:rsidR="008B4E3D">
        <w:rPr>
          <w:rFonts w:ascii="Arial" w:hAnsi="Arial" w:cs="Arial"/>
          <w:sz w:val="22"/>
          <w:szCs w:val="22"/>
        </w:rPr>
        <w:t xml:space="preserve"> ‘Tree_Type’.</w:t>
      </w:r>
    </w:p>
    <w:p w14:paraId="742F3B46" w14:textId="77777777" w:rsidR="00933504" w:rsidRPr="00933504" w:rsidRDefault="00933504" w:rsidP="00933504">
      <w:pPr>
        <w:pStyle w:val="mz"/>
        <w:shd w:val="clear" w:color="auto" w:fill="FFFFFF"/>
        <w:spacing w:before="480" w:beforeAutospacing="0" w:after="0" w:afterAutospacing="0"/>
        <w:ind w:left="1134"/>
        <w:rPr>
          <w:rFonts w:ascii="Arial" w:hAnsi="Arial" w:cs="Arial"/>
          <w:spacing w:val="-1"/>
          <w:sz w:val="22"/>
          <w:szCs w:val="22"/>
        </w:rPr>
      </w:pPr>
      <w:r w:rsidRPr="00933504">
        <w:rPr>
          <w:rFonts w:ascii="Arial" w:hAnsi="Arial" w:cs="Arial"/>
          <w:spacing w:val="-1"/>
          <w:sz w:val="22"/>
          <w:szCs w:val="22"/>
        </w:rPr>
        <w:t>2. </w:t>
      </w:r>
      <w:r w:rsidRPr="00933504">
        <w:rPr>
          <w:rStyle w:val="Strong"/>
          <w:rFonts w:ascii="Arial" w:hAnsi="Arial" w:cs="Arial"/>
          <w:spacing w:val="-1"/>
          <w:sz w:val="22"/>
          <w:szCs w:val="22"/>
        </w:rPr>
        <w:t>Ignoring the missing values:</w:t>
      </w:r>
      <w:r w:rsidRPr="00933504">
        <w:rPr>
          <w:rFonts w:ascii="Arial" w:hAnsi="Arial" w:cs="Arial"/>
          <w:spacing w:val="-1"/>
          <w:sz w:val="22"/>
          <w:szCs w:val="22"/>
        </w:rPr>
        <w:t> Whenever we encounter missing data in the data set then we can remove the row or column of data depending on our need. This method is known to be efficient but it shouldn’t be performed if there are a lot of missing values in the dataset.</w:t>
      </w:r>
      <w:r w:rsidR="0027793E">
        <w:rPr>
          <w:rFonts w:ascii="Arial" w:hAnsi="Arial" w:cs="Arial"/>
          <w:spacing w:val="-1"/>
          <w:sz w:val="22"/>
          <w:szCs w:val="22"/>
        </w:rPr>
        <w:t xml:space="preserve"> There are no NULL values in the </w:t>
      </w:r>
      <w:r w:rsidR="0027793E" w:rsidRPr="008B4E3D">
        <w:rPr>
          <w:rFonts w:ascii="Arial" w:hAnsi="Arial" w:cs="Arial"/>
          <w:b/>
          <w:i/>
          <w:sz w:val="22"/>
          <w:szCs w:val="22"/>
        </w:rPr>
        <w:t>Spruce.csv</w:t>
      </w:r>
      <w:r w:rsidR="0027793E" w:rsidRPr="008B4E3D">
        <w:rPr>
          <w:rFonts w:ascii="Arial" w:hAnsi="Arial" w:cs="Arial"/>
          <w:sz w:val="22"/>
          <w:szCs w:val="22"/>
        </w:rPr>
        <w:t xml:space="preserve"> file</w:t>
      </w:r>
      <w:r w:rsidR="0027793E">
        <w:rPr>
          <w:rFonts w:ascii="Arial" w:hAnsi="Arial" w:cs="Arial"/>
          <w:sz w:val="22"/>
          <w:szCs w:val="22"/>
        </w:rPr>
        <w:t>. There are a number of zero values that could potentially be evaluated as missing but we will choose to not take any actions for this data.</w:t>
      </w:r>
    </w:p>
    <w:p w14:paraId="5301D03C" w14:textId="77777777" w:rsidR="00933504" w:rsidRPr="00933504" w:rsidRDefault="00933504" w:rsidP="00933504">
      <w:pPr>
        <w:pStyle w:val="mz"/>
        <w:shd w:val="clear" w:color="auto" w:fill="FFFFFF"/>
        <w:spacing w:before="480" w:beforeAutospacing="0" w:after="0" w:afterAutospacing="0"/>
        <w:ind w:left="1134"/>
        <w:rPr>
          <w:rFonts w:ascii="Arial" w:hAnsi="Arial" w:cs="Arial"/>
          <w:spacing w:val="-1"/>
          <w:sz w:val="22"/>
          <w:szCs w:val="22"/>
        </w:rPr>
      </w:pPr>
      <w:r w:rsidRPr="00933504">
        <w:rPr>
          <w:rFonts w:ascii="Arial" w:hAnsi="Arial" w:cs="Arial"/>
          <w:spacing w:val="-1"/>
          <w:sz w:val="22"/>
          <w:szCs w:val="22"/>
        </w:rPr>
        <w:t>3. </w:t>
      </w:r>
      <w:r w:rsidRPr="00933504">
        <w:rPr>
          <w:rStyle w:val="Strong"/>
          <w:rFonts w:ascii="Arial" w:hAnsi="Arial" w:cs="Arial"/>
          <w:spacing w:val="-1"/>
          <w:sz w:val="22"/>
          <w:szCs w:val="22"/>
        </w:rPr>
        <w:t>Filling the missing values:</w:t>
      </w:r>
      <w:r w:rsidRPr="00933504">
        <w:rPr>
          <w:rFonts w:ascii="Arial" w:hAnsi="Arial" w:cs="Arial"/>
          <w:spacing w:val="-1"/>
          <w:sz w:val="22"/>
          <w:szCs w:val="22"/>
        </w:rPr>
        <w:t> Whenever we encounter missing data in the data set then we can fill the missing data manually, most commonly the mean, median or highest frequency value is used.</w:t>
      </w:r>
      <w:r w:rsidR="0027793E">
        <w:rPr>
          <w:rFonts w:ascii="Arial" w:hAnsi="Arial" w:cs="Arial"/>
          <w:spacing w:val="-1"/>
          <w:sz w:val="22"/>
          <w:szCs w:val="22"/>
        </w:rPr>
        <w:t xml:space="preserve"> This could be an option for the ‘zero’ values in the Spruce dataset but we choose not to take any actions in this project.</w:t>
      </w:r>
    </w:p>
    <w:p w14:paraId="079E658B" w14:textId="77777777" w:rsidR="00933504" w:rsidRPr="00933504" w:rsidRDefault="00933504" w:rsidP="00933504">
      <w:pPr>
        <w:pStyle w:val="mz"/>
        <w:shd w:val="clear" w:color="auto" w:fill="FFFFFF"/>
        <w:spacing w:before="480" w:beforeAutospacing="0" w:after="0" w:afterAutospacing="0"/>
        <w:ind w:left="1134"/>
        <w:rPr>
          <w:rFonts w:ascii="Arial" w:hAnsi="Arial" w:cs="Arial"/>
          <w:spacing w:val="-1"/>
          <w:sz w:val="22"/>
          <w:szCs w:val="22"/>
        </w:rPr>
      </w:pPr>
      <w:r w:rsidRPr="00933504">
        <w:rPr>
          <w:rFonts w:ascii="Arial" w:hAnsi="Arial" w:cs="Arial"/>
          <w:spacing w:val="-1"/>
          <w:sz w:val="22"/>
          <w:szCs w:val="22"/>
        </w:rPr>
        <w:t>4.</w:t>
      </w:r>
      <w:r w:rsidRPr="00933504">
        <w:rPr>
          <w:rStyle w:val="Strong"/>
          <w:rFonts w:ascii="Arial" w:hAnsi="Arial" w:cs="Arial"/>
          <w:spacing w:val="-1"/>
          <w:sz w:val="22"/>
          <w:szCs w:val="22"/>
        </w:rPr>
        <w:t> Machine learning:</w:t>
      </w:r>
      <w:r w:rsidRPr="00933504">
        <w:rPr>
          <w:rFonts w:ascii="Arial" w:hAnsi="Arial" w:cs="Arial"/>
          <w:spacing w:val="-1"/>
          <w:sz w:val="22"/>
          <w:szCs w:val="22"/>
        </w:rPr>
        <w:t> If we have some missing data then we can predict what data shall be present at the empty position by using the existing data.</w:t>
      </w:r>
      <w:r w:rsidR="0027793E">
        <w:rPr>
          <w:rFonts w:ascii="Arial" w:hAnsi="Arial" w:cs="Arial"/>
          <w:spacing w:val="-1"/>
          <w:sz w:val="22"/>
          <w:szCs w:val="22"/>
        </w:rPr>
        <w:t xml:space="preserve"> As above, we take no specific action</w:t>
      </w:r>
      <w:r w:rsidR="00391581">
        <w:rPr>
          <w:rFonts w:ascii="Arial" w:hAnsi="Arial" w:cs="Arial"/>
          <w:spacing w:val="-1"/>
          <w:sz w:val="22"/>
          <w:szCs w:val="22"/>
        </w:rPr>
        <w:t xml:space="preserve">s to address the potentially ‘missing’ values – the zero </w:t>
      </w:r>
      <w:r w:rsidR="00E53FD4">
        <w:rPr>
          <w:rFonts w:ascii="Arial" w:hAnsi="Arial" w:cs="Arial"/>
          <w:spacing w:val="-1"/>
          <w:sz w:val="22"/>
          <w:szCs w:val="22"/>
        </w:rPr>
        <w:t>entries</w:t>
      </w:r>
      <w:r w:rsidR="00A0612B">
        <w:rPr>
          <w:rFonts w:ascii="Arial" w:hAnsi="Arial" w:cs="Arial"/>
          <w:spacing w:val="-1"/>
          <w:sz w:val="22"/>
          <w:szCs w:val="22"/>
        </w:rPr>
        <w:t xml:space="preserve"> in the Spruce dataset</w:t>
      </w:r>
      <w:r w:rsidR="00391581">
        <w:rPr>
          <w:rFonts w:ascii="Arial" w:hAnsi="Arial" w:cs="Arial"/>
          <w:spacing w:val="-1"/>
          <w:sz w:val="22"/>
          <w:szCs w:val="22"/>
        </w:rPr>
        <w:t>.</w:t>
      </w:r>
    </w:p>
    <w:p w14:paraId="62AA2D82" w14:textId="77777777" w:rsidR="00A71F85" w:rsidRDefault="00933504" w:rsidP="007E306B">
      <w:pPr>
        <w:pStyle w:val="mz"/>
        <w:shd w:val="clear" w:color="auto" w:fill="FFFFFF"/>
        <w:spacing w:before="480" w:beforeAutospacing="0" w:after="0" w:afterAutospacing="0"/>
        <w:ind w:left="1134"/>
      </w:pPr>
      <w:r w:rsidRPr="00933504">
        <w:rPr>
          <w:rFonts w:ascii="Arial" w:hAnsi="Arial" w:cs="Arial"/>
          <w:spacing w:val="-1"/>
          <w:sz w:val="22"/>
          <w:szCs w:val="22"/>
        </w:rPr>
        <w:t>5. </w:t>
      </w:r>
      <w:r w:rsidRPr="00933504">
        <w:rPr>
          <w:rStyle w:val="Strong"/>
          <w:rFonts w:ascii="Arial" w:hAnsi="Arial" w:cs="Arial"/>
          <w:spacing w:val="-1"/>
          <w:sz w:val="22"/>
          <w:szCs w:val="22"/>
        </w:rPr>
        <w:t>Outliers detection:</w:t>
      </w:r>
      <w:r w:rsidRPr="00933504">
        <w:rPr>
          <w:rFonts w:ascii="Arial" w:hAnsi="Arial" w:cs="Arial"/>
          <w:spacing w:val="-1"/>
          <w:sz w:val="22"/>
          <w:szCs w:val="22"/>
        </w:rPr>
        <w:t> There are some error data that might be present in our data set that deviates drastically from other observations in a data set. [Example: human weight = 800 Kg; due to mistyping of extra 0]</w:t>
      </w:r>
      <w:r w:rsidR="00391581">
        <w:rPr>
          <w:rFonts w:ascii="Arial" w:hAnsi="Arial" w:cs="Arial"/>
          <w:spacing w:val="-1"/>
          <w:sz w:val="22"/>
          <w:szCs w:val="22"/>
        </w:rPr>
        <w:t xml:space="preserve">. We did not check for outliers in the Spruce dataset. </w:t>
      </w:r>
    </w:p>
    <w:p w14:paraId="35A0ADEB" w14:textId="77777777" w:rsidR="00933504" w:rsidRDefault="00933504">
      <w:pPr>
        <w:spacing w:after="0" w:line="240" w:lineRule="auto"/>
        <w:ind w:left="0"/>
        <w:rPr>
          <w:b/>
          <w:bCs/>
          <w:color w:val="3C8D94"/>
          <w:szCs w:val="26"/>
        </w:rPr>
      </w:pPr>
      <w:r>
        <w:br w:type="page"/>
      </w:r>
    </w:p>
    <w:p w14:paraId="703CD41B" w14:textId="77777777" w:rsidR="00933504" w:rsidRDefault="00933504" w:rsidP="00933504">
      <w:pPr>
        <w:pStyle w:val="Heading3"/>
      </w:pPr>
      <w:r>
        <w:lastRenderedPageBreak/>
        <w:t>Python data processing code used on Spruce dataset</w:t>
      </w:r>
    </w:p>
    <w:p w14:paraId="68A1F170" w14:textId="77777777" w:rsidR="00933504" w:rsidRDefault="00420EB2" w:rsidP="00933504">
      <w:r>
        <w:t xml:space="preserve">We coded the following analysis to check the Spruce data for </w:t>
      </w:r>
      <w:r w:rsidR="00E53FD4">
        <w:t>clean-up</w:t>
      </w:r>
      <w:r>
        <w:t xml:space="preserve"> actions:</w:t>
      </w:r>
    </w:p>
    <w:p w14:paraId="27B8499A" w14:textId="77777777" w:rsidR="00420EB2" w:rsidRPr="00A0612B" w:rsidRDefault="00420EB2" w:rsidP="00933504">
      <w:pPr>
        <w:rPr>
          <w:b/>
        </w:rPr>
      </w:pPr>
      <w:r w:rsidRPr="00A0612B">
        <w:rPr>
          <w:b/>
        </w:rPr>
        <w:t>Null Data</w:t>
      </w:r>
    </w:p>
    <w:p w14:paraId="63EC72B5" w14:textId="77777777" w:rsidR="00420EB2" w:rsidRDefault="00A0612B" w:rsidP="00933504">
      <w:r>
        <w:rPr>
          <w:noProof/>
          <w:lang w:eastAsia="en-GB"/>
        </w:rPr>
        <w:drawing>
          <wp:inline distT="0" distB="0" distL="0" distR="0" wp14:anchorId="76801FE3" wp14:editId="2C5450E3">
            <wp:extent cx="5943600" cy="274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4955"/>
                    </a:xfrm>
                    <a:prstGeom prst="rect">
                      <a:avLst/>
                    </a:prstGeom>
                  </pic:spPr>
                </pic:pic>
              </a:graphicData>
            </a:graphic>
          </wp:inline>
        </w:drawing>
      </w:r>
    </w:p>
    <w:p w14:paraId="00F97AD3" w14:textId="77777777" w:rsidR="00A0612B" w:rsidRDefault="00A0612B" w:rsidP="00933504">
      <w:r>
        <w:t xml:space="preserve">The console </w:t>
      </w:r>
      <w:r w:rsidR="00E53FD4">
        <w:t>output</w:t>
      </w:r>
      <w:r>
        <w:t xml:space="preserve"> shows that the Spruce dataset has no null values. Hence, no clean up actions are required, such as removing rows from the dataset.</w:t>
      </w:r>
    </w:p>
    <w:p w14:paraId="7DE9A7CC" w14:textId="77777777" w:rsidR="00F77BB2" w:rsidRDefault="00F77BB2" w:rsidP="00933504">
      <w:r>
        <w:rPr>
          <w:noProof/>
          <w:lang w:eastAsia="en-GB"/>
        </w:rPr>
        <w:drawing>
          <wp:inline distT="0" distB="0" distL="0" distR="0" wp14:anchorId="39AFCD09" wp14:editId="2859B16E">
            <wp:extent cx="4678680" cy="3886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78680" cy="388620"/>
                    </a:xfrm>
                    <a:prstGeom prst="rect">
                      <a:avLst/>
                    </a:prstGeom>
                  </pic:spPr>
                </pic:pic>
              </a:graphicData>
            </a:graphic>
          </wp:inline>
        </w:drawing>
      </w:r>
    </w:p>
    <w:p w14:paraId="07D73154" w14:textId="77777777" w:rsidR="00A0612B" w:rsidRDefault="00A0612B" w:rsidP="00933504"/>
    <w:p w14:paraId="658C180A" w14:textId="77777777" w:rsidR="00B6630F" w:rsidRDefault="00B6630F" w:rsidP="00933504"/>
    <w:p w14:paraId="4A831E22" w14:textId="77777777" w:rsidR="00A0612B" w:rsidRPr="00A0612B" w:rsidRDefault="00A0612B" w:rsidP="00933504">
      <w:pPr>
        <w:rPr>
          <w:b/>
        </w:rPr>
      </w:pPr>
      <w:r w:rsidRPr="00A0612B">
        <w:rPr>
          <w:b/>
        </w:rPr>
        <w:t>Duplicate Data</w:t>
      </w:r>
    </w:p>
    <w:p w14:paraId="2327EAC6" w14:textId="77777777" w:rsidR="00A0612B" w:rsidRDefault="00A0612B" w:rsidP="00933504">
      <w:r>
        <w:rPr>
          <w:noProof/>
          <w:lang w:eastAsia="en-GB"/>
        </w:rPr>
        <w:drawing>
          <wp:inline distT="0" distB="0" distL="0" distR="0" wp14:anchorId="13F896AA" wp14:editId="42B8B918">
            <wp:extent cx="5943600" cy="370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0840"/>
                    </a:xfrm>
                    <a:prstGeom prst="rect">
                      <a:avLst/>
                    </a:prstGeom>
                  </pic:spPr>
                </pic:pic>
              </a:graphicData>
            </a:graphic>
          </wp:inline>
        </w:drawing>
      </w:r>
    </w:p>
    <w:p w14:paraId="4D668166" w14:textId="77777777" w:rsidR="00A0612B" w:rsidRDefault="00A0612B" w:rsidP="00933504">
      <w:r>
        <w:t xml:space="preserve">The console </w:t>
      </w:r>
      <w:r w:rsidR="00E53FD4">
        <w:t>output</w:t>
      </w:r>
      <w:r>
        <w:t xml:space="preserve"> shows that the Spruce dataset has no duplicate </w:t>
      </w:r>
      <w:r w:rsidR="00E53FD4">
        <w:t>entries</w:t>
      </w:r>
      <w:r>
        <w:t>.</w:t>
      </w:r>
    </w:p>
    <w:p w14:paraId="707F0D3A" w14:textId="77777777" w:rsidR="00F77BB2" w:rsidRDefault="00F77BB2" w:rsidP="00933504">
      <w:r>
        <w:rPr>
          <w:noProof/>
          <w:lang w:eastAsia="en-GB"/>
        </w:rPr>
        <w:drawing>
          <wp:inline distT="0" distB="0" distL="0" distR="0" wp14:anchorId="43A1B68B" wp14:editId="2DE4D0C2">
            <wp:extent cx="5120640" cy="2590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20640" cy="259080"/>
                    </a:xfrm>
                    <a:prstGeom prst="rect">
                      <a:avLst/>
                    </a:prstGeom>
                  </pic:spPr>
                </pic:pic>
              </a:graphicData>
            </a:graphic>
          </wp:inline>
        </w:drawing>
      </w:r>
    </w:p>
    <w:p w14:paraId="552B6ED8" w14:textId="77777777" w:rsidR="00A0612B" w:rsidRDefault="00A0612B" w:rsidP="00933504"/>
    <w:p w14:paraId="7E482936" w14:textId="77777777" w:rsidR="00B6630F" w:rsidRDefault="00B6630F" w:rsidP="00933504"/>
    <w:p w14:paraId="3161E72B" w14:textId="77777777" w:rsidR="00A0612B" w:rsidRPr="00F77BB2" w:rsidRDefault="00A0612B" w:rsidP="00933504">
      <w:pPr>
        <w:rPr>
          <w:b/>
        </w:rPr>
      </w:pPr>
      <w:r w:rsidRPr="00F77BB2">
        <w:rPr>
          <w:b/>
        </w:rPr>
        <w:t>Converting Categorical Types</w:t>
      </w:r>
    </w:p>
    <w:p w14:paraId="13EE1B7D" w14:textId="77777777" w:rsidR="00A0612B" w:rsidRDefault="00A0612B" w:rsidP="00933504">
      <w:r>
        <w:rPr>
          <w:noProof/>
          <w:lang w:eastAsia="en-GB"/>
        </w:rPr>
        <w:drawing>
          <wp:inline distT="0" distB="0" distL="0" distR="0" wp14:anchorId="3E296949" wp14:editId="55B8E1F2">
            <wp:extent cx="4686300" cy="358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86300" cy="358140"/>
                    </a:xfrm>
                    <a:prstGeom prst="rect">
                      <a:avLst/>
                    </a:prstGeom>
                  </pic:spPr>
                </pic:pic>
              </a:graphicData>
            </a:graphic>
          </wp:inline>
        </w:drawing>
      </w:r>
    </w:p>
    <w:p w14:paraId="30A14D19" w14:textId="77777777" w:rsidR="00A0612B" w:rsidRDefault="00A0612B" w:rsidP="00933504">
      <w:r>
        <w:t xml:space="preserve">The ‘Tree_Type’ feature </w:t>
      </w:r>
      <w:r w:rsidR="00F77BB2">
        <w:t xml:space="preserve">contained the value ‘Other’ or ‘Spruce’. The following function was applied to </w:t>
      </w:r>
      <w:r w:rsidR="00E53FD4">
        <w:t>convert</w:t>
      </w:r>
      <w:r w:rsidR="00F77BB2">
        <w:t xml:space="preserve"> this to a ‘0’ or ‘1’ numerical value.</w:t>
      </w:r>
    </w:p>
    <w:p w14:paraId="371784E2" w14:textId="77777777" w:rsidR="00F77BB2" w:rsidRDefault="00F77BB2" w:rsidP="00933504">
      <w:r>
        <w:rPr>
          <w:noProof/>
          <w:lang w:eastAsia="en-GB"/>
        </w:rPr>
        <w:drawing>
          <wp:inline distT="0" distB="0" distL="0" distR="0" wp14:anchorId="30C0E53F" wp14:editId="73275DAD">
            <wp:extent cx="4495800" cy="1226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95800" cy="1226820"/>
                    </a:xfrm>
                    <a:prstGeom prst="rect">
                      <a:avLst/>
                    </a:prstGeom>
                  </pic:spPr>
                </pic:pic>
              </a:graphicData>
            </a:graphic>
          </wp:inline>
        </w:drawing>
      </w:r>
    </w:p>
    <w:p w14:paraId="1C51B2E9" w14:textId="77777777" w:rsidR="00F77BB2" w:rsidRDefault="00F77BB2" w:rsidP="00933504">
      <w:r>
        <w:t xml:space="preserve">The ‘Tree_Type’ is the target variable, which we are trying to predict. Converting the </w:t>
      </w:r>
      <w:r w:rsidR="00E53FD4">
        <w:t>column</w:t>
      </w:r>
      <w:r>
        <w:t xml:space="preserve"> to a number is necessary to allow the Random</w:t>
      </w:r>
      <w:ins w:id="174" w:author="user" w:date="2019-10-14T13:35:00Z">
        <w:r w:rsidR="0037424D">
          <w:t xml:space="preserve"> </w:t>
        </w:r>
      </w:ins>
      <w:r>
        <w:t xml:space="preserve">Forest algorithm process the dataset. </w:t>
      </w:r>
    </w:p>
    <w:p w14:paraId="05496233" w14:textId="77777777" w:rsidR="00F677DA" w:rsidRDefault="00F677DA" w:rsidP="00933504"/>
    <w:p w14:paraId="6B48F1ED" w14:textId="77777777" w:rsidR="00B6630F" w:rsidRDefault="00B6630F">
      <w:pPr>
        <w:spacing w:after="0" w:line="240" w:lineRule="auto"/>
        <w:ind w:left="0"/>
        <w:rPr>
          <w:b/>
        </w:rPr>
      </w:pPr>
      <w:r>
        <w:rPr>
          <w:b/>
        </w:rPr>
        <w:br w:type="page"/>
      </w:r>
    </w:p>
    <w:p w14:paraId="6876022A" w14:textId="77777777" w:rsidR="00F677DA" w:rsidRPr="00B6630F" w:rsidRDefault="00F677DA" w:rsidP="00933504">
      <w:pPr>
        <w:rPr>
          <w:b/>
        </w:rPr>
      </w:pPr>
      <w:r w:rsidRPr="00B6630F">
        <w:rPr>
          <w:b/>
        </w:rPr>
        <w:lastRenderedPageBreak/>
        <w:t>Checking for Zero Values</w:t>
      </w:r>
    </w:p>
    <w:p w14:paraId="123DE2D9" w14:textId="77777777" w:rsidR="00F677DA" w:rsidRDefault="00F677DA" w:rsidP="00933504">
      <w:r>
        <w:t>We added these lines of Python code to check the Spruce dataset for zero values.</w:t>
      </w:r>
    </w:p>
    <w:p w14:paraId="6B344D49" w14:textId="77777777" w:rsidR="00F677DA" w:rsidRDefault="00F677DA" w:rsidP="00933504">
      <w:r>
        <w:rPr>
          <w:noProof/>
          <w:lang w:eastAsia="en-GB"/>
        </w:rPr>
        <w:drawing>
          <wp:inline distT="0" distB="0" distL="0" distR="0" wp14:anchorId="4841B41A" wp14:editId="1BA725D6">
            <wp:extent cx="5943600" cy="169025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690254"/>
                    </a:xfrm>
                    <a:prstGeom prst="rect">
                      <a:avLst/>
                    </a:prstGeom>
                  </pic:spPr>
                </pic:pic>
              </a:graphicData>
            </a:graphic>
          </wp:inline>
        </w:drawing>
      </w:r>
    </w:p>
    <w:p w14:paraId="5085DB09" w14:textId="77777777" w:rsidR="00F677DA" w:rsidRDefault="00F677DA" w:rsidP="00933504"/>
    <w:p w14:paraId="3A30C94D" w14:textId="77777777" w:rsidR="00B6630F" w:rsidRDefault="00B6630F" w:rsidP="00933504">
      <w:r>
        <w:t>It only seemed logical to check the first six features for zero values. The console out was as follows;</w:t>
      </w:r>
    </w:p>
    <w:p w14:paraId="7CA7716D" w14:textId="77777777" w:rsidR="00B6630F" w:rsidRDefault="00B6630F" w:rsidP="00933504">
      <w:r>
        <w:rPr>
          <w:noProof/>
          <w:lang w:eastAsia="en-GB"/>
        </w:rPr>
        <w:drawing>
          <wp:inline distT="0" distB="0" distL="0" distR="0" wp14:anchorId="766334CB" wp14:editId="56ED3679">
            <wp:extent cx="4914900" cy="2240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14900" cy="2240280"/>
                    </a:xfrm>
                    <a:prstGeom prst="rect">
                      <a:avLst/>
                    </a:prstGeom>
                  </pic:spPr>
                </pic:pic>
              </a:graphicData>
            </a:graphic>
          </wp:inline>
        </w:drawing>
      </w:r>
    </w:p>
    <w:p w14:paraId="3EB7565D" w14:textId="77777777" w:rsidR="00B6630F" w:rsidRDefault="00B6630F" w:rsidP="00933504">
      <w:r>
        <w:t xml:space="preserve">There are no zero entries for ‘Elevation’ but at least some of the other five </w:t>
      </w:r>
      <w:r w:rsidR="00E53FD4">
        <w:t>columns</w:t>
      </w:r>
      <w:r>
        <w:t xml:space="preserve"> show zero </w:t>
      </w:r>
      <w:r w:rsidR="00E53FD4">
        <w:t>entries</w:t>
      </w:r>
      <w:r>
        <w:t>.</w:t>
      </w:r>
    </w:p>
    <w:p w14:paraId="1A78F9B1" w14:textId="77777777" w:rsidR="00B6630F" w:rsidRDefault="00B6630F" w:rsidP="00933504">
      <w:r>
        <w:t>In the real world we could apply domain knowledge to assess if a zero value is a realistic number for any of these features.</w:t>
      </w:r>
    </w:p>
    <w:p w14:paraId="2E0FAEDA" w14:textId="77777777" w:rsidR="00B6630F" w:rsidRDefault="00B6630F" w:rsidP="00933504">
      <w:r>
        <w:t xml:space="preserve">To avoid unnecessary bias being introduced into the model, we could then </w:t>
      </w:r>
      <w:r w:rsidR="00E53FD4">
        <w:t>decide</w:t>
      </w:r>
      <w:r>
        <w:t xml:space="preserve"> to take action by either:</w:t>
      </w:r>
    </w:p>
    <w:p w14:paraId="2AB3B9D6" w14:textId="77777777" w:rsidR="00B6630F" w:rsidRDefault="00B6630F" w:rsidP="0087668B">
      <w:pPr>
        <w:pStyle w:val="ListParagraph"/>
        <w:numPr>
          <w:ilvl w:val="0"/>
          <w:numId w:val="14"/>
        </w:numPr>
      </w:pPr>
      <w:r>
        <w:t>Remove the rows with zero values</w:t>
      </w:r>
    </w:p>
    <w:p w14:paraId="4BED1C03" w14:textId="77777777" w:rsidR="00B6630F" w:rsidRDefault="00B6630F" w:rsidP="0087668B">
      <w:pPr>
        <w:pStyle w:val="ListParagraph"/>
        <w:numPr>
          <w:ilvl w:val="0"/>
          <w:numId w:val="14"/>
        </w:numPr>
      </w:pPr>
      <w:r>
        <w:t xml:space="preserve">‘Impute’ and replace zero values, possibly with the mean </w:t>
      </w:r>
      <w:r w:rsidR="00E53FD4">
        <w:t>values</w:t>
      </w:r>
      <w:r>
        <w:t xml:space="preserve"> of the non zero entries in the feature.</w:t>
      </w:r>
    </w:p>
    <w:p w14:paraId="62586DB0" w14:textId="77777777" w:rsidR="00B6630F" w:rsidRDefault="00B6630F" w:rsidP="00933504">
      <w:r>
        <w:t>In the Spruce dataset we choose to take no action, and assume that the zero values were reflective of real world data.</w:t>
      </w:r>
    </w:p>
    <w:p w14:paraId="7574E787" w14:textId="77777777" w:rsidR="00F77BB2" w:rsidRDefault="00F77BB2" w:rsidP="00933504"/>
    <w:p w14:paraId="20E32A25" w14:textId="77777777" w:rsidR="00AB4FCC" w:rsidRDefault="00AB4FCC">
      <w:pPr>
        <w:spacing w:after="0" w:line="240" w:lineRule="auto"/>
        <w:ind w:left="0"/>
      </w:pPr>
      <w:r>
        <w:br w:type="page"/>
      </w:r>
    </w:p>
    <w:p w14:paraId="45D489E9" w14:textId="77777777" w:rsidR="00F77BB2" w:rsidRPr="00AB4FCC" w:rsidRDefault="00485073" w:rsidP="00933504">
      <w:pPr>
        <w:rPr>
          <w:b/>
        </w:rPr>
      </w:pPr>
      <w:r w:rsidRPr="00AB4FCC">
        <w:rPr>
          <w:b/>
        </w:rPr>
        <w:lastRenderedPageBreak/>
        <w:t xml:space="preserve">Scaling </w:t>
      </w:r>
      <w:r w:rsidR="00897DD1" w:rsidRPr="00AB4FCC">
        <w:rPr>
          <w:b/>
        </w:rPr>
        <w:t xml:space="preserve">and OverSampling </w:t>
      </w:r>
      <w:r w:rsidRPr="00AB4FCC">
        <w:rPr>
          <w:b/>
        </w:rPr>
        <w:t>The Data</w:t>
      </w:r>
    </w:p>
    <w:p w14:paraId="05BB7987" w14:textId="77777777" w:rsidR="00AB4FCC" w:rsidRDefault="00AB4FCC" w:rsidP="00933504">
      <w:r>
        <w:t xml:space="preserve">We created a Python function to call the routines to split the Spruce dataset, as described in Section </w:t>
      </w:r>
      <w:r>
        <w:fldChar w:fldCharType="begin"/>
      </w:r>
      <w:r>
        <w:instrText xml:space="preserve"> REF _Ref21364322 \r \h </w:instrText>
      </w:r>
      <w:r>
        <w:fldChar w:fldCharType="separate"/>
      </w:r>
      <w:r>
        <w:t>5</w:t>
      </w:r>
      <w:r>
        <w:fldChar w:fldCharType="end"/>
      </w:r>
      <w:r>
        <w:t xml:space="preserve"> of this document.</w:t>
      </w:r>
    </w:p>
    <w:p w14:paraId="0431E745" w14:textId="77777777" w:rsidR="00AB4FCC" w:rsidRDefault="00AB4FCC" w:rsidP="00933504">
      <w:r>
        <w:t>The function ran additional data manipulation around the splitting of the Spruce dataset.</w:t>
      </w:r>
    </w:p>
    <w:p w14:paraId="0981F087" w14:textId="77777777" w:rsidR="00AB4FCC" w:rsidRDefault="00AB4FCC" w:rsidP="00933504">
      <w:r>
        <w:rPr>
          <w:noProof/>
          <w:lang w:eastAsia="en-GB"/>
        </w:rPr>
        <w:drawing>
          <wp:inline distT="0" distB="0" distL="0" distR="0" wp14:anchorId="654F9AFE" wp14:editId="39F9F6B6">
            <wp:extent cx="5943600" cy="20781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078182"/>
                    </a:xfrm>
                    <a:prstGeom prst="rect">
                      <a:avLst/>
                    </a:prstGeom>
                  </pic:spPr>
                </pic:pic>
              </a:graphicData>
            </a:graphic>
          </wp:inline>
        </w:drawing>
      </w:r>
    </w:p>
    <w:p w14:paraId="58F50FD5" w14:textId="77777777" w:rsidR="00AB4FCC" w:rsidRDefault="00AB4FCC" w:rsidP="00933504"/>
    <w:p w14:paraId="4C6D3F56" w14:textId="77777777" w:rsidR="00AB4FCC" w:rsidRDefault="00AB4FCC" w:rsidP="00933504"/>
    <w:p w14:paraId="1623A1BC" w14:textId="77777777" w:rsidR="00AB4FCC" w:rsidRDefault="00AB4FCC" w:rsidP="00933504">
      <w:r>
        <w:t xml:space="preserve">The </w:t>
      </w:r>
      <w:r w:rsidRPr="00AB4FCC">
        <w:rPr>
          <w:u w:val="single"/>
        </w:rPr>
        <w:t>Scaling</w:t>
      </w:r>
      <w:r>
        <w:t xml:space="preserve"> routine in Python was as follows:</w:t>
      </w:r>
    </w:p>
    <w:p w14:paraId="70005474" w14:textId="77777777" w:rsidR="00AB4FCC" w:rsidRDefault="00AB4FCC" w:rsidP="00933504">
      <w:r>
        <w:rPr>
          <w:noProof/>
          <w:lang w:eastAsia="en-GB"/>
        </w:rPr>
        <w:drawing>
          <wp:inline distT="0" distB="0" distL="0" distR="0" wp14:anchorId="457A884C" wp14:editId="08CB9FD5">
            <wp:extent cx="5943600" cy="20227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22763"/>
                    </a:xfrm>
                    <a:prstGeom prst="rect">
                      <a:avLst/>
                    </a:prstGeom>
                  </pic:spPr>
                </pic:pic>
              </a:graphicData>
            </a:graphic>
          </wp:inline>
        </w:drawing>
      </w:r>
    </w:p>
    <w:p w14:paraId="57B4D7F5" w14:textId="77777777" w:rsidR="00AB4FCC" w:rsidRDefault="00AB4FCC" w:rsidP="00933504"/>
    <w:p w14:paraId="4FCDA88C" w14:textId="77777777" w:rsidR="00AB4FCC" w:rsidRDefault="00AB4FCC" w:rsidP="00933504">
      <w:r>
        <w:t>The purpose of this code is to adjust values in all the features of the dataset because a number of these features use a different range of actual numerical values.</w:t>
      </w:r>
    </w:p>
    <w:p w14:paraId="1FC7D4D5" w14:textId="77777777" w:rsidR="00AB4FCC" w:rsidRDefault="00AB4FCC" w:rsidP="00933504">
      <w:r>
        <w:t xml:space="preserve">If we did not scale, or normalise, this data then the features with a large range of values would probably introduce bias into the model and effect </w:t>
      </w:r>
      <w:r w:rsidR="00E53FD4">
        <w:t>accuracy</w:t>
      </w:r>
      <w:r>
        <w:t>.</w:t>
      </w:r>
    </w:p>
    <w:p w14:paraId="503CBE47" w14:textId="77777777" w:rsidR="00AB4FCC" w:rsidRDefault="00AB4FCC" w:rsidP="00933504">
      <w:del w:id="175" w:author="user" w:date="2019-10-14T13:36:00Z">
        <w:r w:rsidDel="0037424D">
          <w:delText xml:space="preserve">The </w:delText>
        </w:r>
      </w:del>
      <w:ins w:id="176" w:author="user" w:date="2019-10-14T13:36:00Z">
        <w:r w:rsidR="0037424D">
          <w:t xml:space="preserve">By </w:t>
        </w:r>
      </w:ins>
      <w:r>
        <w:t>reducing all features to a range of values between -1 and 1</w:t>
      </w:r>
      <w:ins w:id="177" w:author="user" w:date="2019-10-14T13:36:00Z">
        <w:r w:rsidR="0037424D">
          <w:t xml:space="preserve">, </w:t>
        </w:r>
      </w:ins>
      <w:r>
        <w:t>we prevent features with a larger variance in data values from introducing bias.</w:t>
      </w:r>
    </w:p>
    <w:p w14:paraId="455C8DE6" w14:textId="77777777" w:rsidR="00AB4FCC" w:rsidRDefault="00AB4FCC" w:rsidP="00933504"/>
    <w:p w14:paraId="0ABC7DCF" w14:textId="77777777" w:rsidR="00AB4FCC" w:rsidRDefault="00AB4FCC">
      <w:pPr>
        <w:spacing w:after="0" w:line="240" w:lineRule="auto"/>
        <w:ind w:left="0"/>
      </w:pPr>
      <w:r>
        <w:br w:type="page"/>
      </w:r>
    </w:p>
    <w:p w14:paraId="7C332C16" w14:textId="77777777" w:rsidR="00AB4FCC" w:rsidRDefault="00AB4FCC" w:rsidP="00933504">
      <w:r>
        <w:lastRenderedPageBreak/>
        <w:t xml:space="preserve">The </w:t>
      </w:r>
      <w:r w:rsidRPr="00AB4FCC">
        <w:rPr>
          <w:u w:val="single"/>
        </w:rPr>
        <w:t>OverSampling</w:t>
      </w:r>
      <w:r>
        <w:t xml:space="preserve"> code is as follows:</w:t>
      </w:r>
    </w:p>
    <w:p w14:paraId="522F498B" w14:textId="77777777" w:rsidR="00AB4FCC" w:rsidRDefault="00AB4FCC" w:rsidP="00933504">
      <w:r>
        <w:rPr>
          <w:noProof/>
          <w:lang w:eastAsia="en-GB"/>
        </w:rPr>
        <w:drawing>
          <wp:inline distT="0" distB="0" distL="0" distR="0" wp14:anchorId="06BF6827" wp14:editId="780B555D">
            <wp:extent cx="5943600" cy="1787236"/>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787236"/>
                    </a:xfrm>
                    <a:prstGeom prst="rect">
                      <a:avLst/>
                    </a:prstGeom>
                  </pic:spPr>
                </pic:pic>
              </a:graphicData>
            </a:graphic>
          </wp:inline>
        </w:drawing>
      </w:r>
    </w:p>
    <w:p w14:paraId="7B253594" w14:textId="77777777" w:rsidR="00AB4FCC" w:rsidRDefault="00AB4FCC" w:rsidP="00933504"/>
    <w:p w14:paraId="5D857808" w14:textId="77777777" w:rsidR="00AB4FCC" w:rsidRDefault="00AB4FCC" w:rsidP="00933504">
      <w:r>
        <w:t>A sample of the console output looks like:</w:t>
      </w:r>
    </w:p>
    <w:p w14:paraId="645AC21E" w14:textId="77777777" w:rsidR="00AB4FCC" w:rsidRDefault="00AB4FCC" w:rsidP="00933504"/>
    <w:p w14:paraId="08D5D25E" w14:textId="77777777" w:rsidR="00AB4FCC" w:rsidRDefault="00AB4FCC" w:rsidP="00933504">
      <w:r>
        <w:rPr>
          <w:noProof/>
          <w:lang w:eastAsia="en-GB"/>
        </w:rPr>
        <w:drawing>
          <wp:inline distT="0" distB="0" distL="0" distR="0" wp14:anchorId="65D6CFA3" wp14:editId="7CE88DFB">
            <wp:extent cx="4701540" cy="13563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01540" cy="1356360"/>
                    </a:xfrm>
                    <a:prstGeom prst="rect">
                      <a:avLst/>
                    </a:prstGeom>
                  </pic:spPr>
                </pic:pic>
              </a:graphicData>
            </a:graphic>
          </wp:inline>
        </w:drawing>
      </w:r>
    </w:p>
    <w:p w14:paraId="0DF40EFB" w14:textId="77777777" w:rsidR="00AB4FCC" w:rsidRDefault="00AB4FCC" w:rsidP="00933504"/>
    <w:p w14:paraId="66EF7AD0" w14:textId="77777777" w:rsidR="00AB4FCC" w:rsidRDefault="00AB4FCC" w:rsidP="00933504">
      <w:r>
        <w:t>The Spruce dataset has an approximate split of Spruce to Other Tree ratio of 15/85.</w:t>
      </w:r>
    </w:p>
    <w:p w14:paraId="0C477048" w14:textId="77777777" w:rsidR="00AB4FCC" w:rsidRDefault="00AB4FCC" w:rsidP="00933504">
      <w:r>
        <w:t>We can see this ratio replicated in the split of the Spruce dataset into Training and Test sets. In order to balance the data s</w:t>
      </w:r>
      <w:r w:rsidR="008F3D23">
        <w:t>et, and improve model accuracy, a Python library (SMOTE) has been invoked.</w:t>
      </w:r>
    </w:p>
    <w:p w14:paraId="2BAB3128" w14:textId="77777777" w:rsidR="00AB4FCC" w:rsidRDefault="00AB4FCC" w:rsidP="00933504"/>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78" w:name="_Ref18965235"/>
    </w:p>
    <w:p w14:paraId="13384860" w14:textId="77777777" w:rsidR="00504968" w:rsidRDefault="00E65067" w:rsidP="00504968">
      <w:pPr>
        <w:pStyle w:val="Heading1"/>
      </w:pPr>
      <w:bookmarkStart w:id="179" w:name="_Toc22055395"/>
      <w:bookmarkEnd w:id="178"/>
      <w:r>
        <w:lastRenderedPageBreak/>
        <w:t>Model Evaluation Strategy</w:t>
      </w:r>
      <w:bookmarkEnd w:id="179"/>
    </w:p>
    <w:p w14:paraId="713D5474" w14:textId="77777777" w:rsidR="00504968" w:rsidRDefault="00E65067" w:rsidP="00504968">
      <w:pPr>
        <w:pStyle w:val="Heading2"/>
      </w:pPr>
      <w:bookmarkStart w:id="180" w:name="_Toc22055396"/>
      <w:r>
        <w:t>Benefit of Random Forest</w:t>
      </w:r>
      <w:bookmarkEnd w:id="180"/>
    </w:p>
    <w:p w14:paraId="58DDCE37" w14:textId="77777777" w:rsidR="00A51F40" w:rsidRDefault="00A51F40" w:rsidP="00504968">
      <w:pPr>
        <w:rPr>
          <w:szCs w:val="22"/>
        </w:rPr>
      </w:pPr>
      <w:r>
        <w:rPr>
          <w:szCs w:val="22"/>
        </w:rPr>
        <w:t xml:space="preserve">The dataset </w:t>
      </w:r>
      <w:r>
        <w:rPr>
          <w:b/>
          <w:bCs/>
          <w:i/>
          <w:iCs/>
          <w:szCs w:val="22"/>
        </w:rPr>
        <w:t xml:space="preserve">Spruce.csv </w:t>
      </w:r>
      <w:r>
        <w:rPr>
          <w:szCs w:val="22"/>
        </w:rPr>
        <w:t>contains cartographic data for observations made over different 30m × 30m patches in the forests of Alberta, Canada. This dataset has 15,120 observations, with 44 input variables (cartographic variables) and 1 target variable (Tree_Type).</w:t>
      </w:r>
    </w:p>
    <w:p w14:paraId="503CF95C" w14:textId="77777777" w:rsidR="00A51F40" w:rsidRDefault="00A51F40" w:rsidP="00504968"/>
    <w:p w14:paraId="4E370F0B" w14:textId="77777777" w:rsidR="00504968" w:rsidRDefault="00A51F40" w:rsidP="00504968">
      <w:r>
        <w:t>This</w:t>
      </w:r>
      <w:r w:rsidR="00E65067">
        <w:t xml:space="preserve"> Spruce dataset allows for Supervised Learning and is a ‘classification’ problem because we are required to advise Canada’s Forest Department whether they should plant Spruce or another tree type in a given 30m x 30m plot.</w:t>
      </w:r>
    </w:p>
    <w:p w14:paraId="314903EC" w14:textId="77777777" w:rsidR="00E65067" w:rsidRDefault="00E910B6" w:rsidP="00504968">
      <w:r>
        <w:t xml:space="preserve">In Machine Learning, </w:t>
      </w:r>
      <w:r w:rsidR="00E65067">
        <w:t xml:space="preserve">Random Forest is a commonly used and versatile algorithm </w:t>
      </w:r>
      <w:r>
        <w:t xml:space="preserve">to </w:t>
      </w:r>
      <w:r w:rsidR="00F23705">
        <w:t>generate</w:t>
      </w:r>
      <w:r>
        <w:t xml:space="preserve"> a model for this type of problem.</w:t>
      </w:r>
    </w:p>
    <w:p w14:paraId="59282FED" w14:textId="77777777" w:rsidR="00BF4F76" w:rsidRDefault="00BF4F76" w:rsidP="00504968"/>
    <w:p w14:paraId="75C383F7" w14:textId="77777777" w:rsidR="00A51F40" w:rsidRDefault="00A51F40" w:rsidP="00504968">
      <w:r>
        <w:t xml:space="preserve">Given the characteristic (list of features) for a new forest plot we are aiming to generate a prediction on whether Spruce trees should be planted, based on </w:t>
      </w:r>
      <w:r w:rsidR="00F23705">
        <w:t>previous</w:t>
      </w:r>
      <w:r>
        <w:t xml:space="preserve"> real world data.</w:t>
      </w:r>
    </w:p>
    <w:p w14:paraId="68AA9802" w14:textId="77777777" w:rsidR="00504968" w:rsidRDefault="00504968" w:rsidP="00504968"/>
    <w:p w14:paraId="73967989" w14:textId="77777777" w:rsidR="00504968" w:rsidRDefault="00A51F40" w:rsidP="00504968">
      <w:pPr>
        <w:pStyle w:val="Heading2"/>
      </w:pPr>
      <w:bookmarkStart w:id="181" w:name="_Toc22055397"/>
      <w:r>
        <w:t>Objective of Model evaluation</w:t>
      </w:r>
      <w:bookmarkEnd w:id="181"/>
    </w:p>
    <w:p w14:paraId="6EC183CA" w14:textId="77777777" w:rsidR="00B72340" w:rsidRDefault="00B72340" w:rsidP="00B72340">
      <w:r>
        <w:t xml:space="preserve">Section </w:t>
      </w:r>
      <w:r>
        <w:fldChar w:fldCharType="begin"/>
      </w:r>
      <w:r>
        <w:instrText xml:space="preserve"> REF _Ref21364322 \r \h </w:instrText>
      </w:r>
      <w:r>
        <w:fldChar w:fldCharType="separate"/>
      </w:r>
      <w:r>
        <w:t>5</w:t>
      </w:r>
      <w:r>
        <w:fldChar w:fldCharType="end"/>
      </w:r>
      <w:r>
        <w:t xml:space="preserve"> of this document describes the process of ‘training’ a model to predict results.</w:t>
      </w:r>
    </w:p>
    <w:p w14:paraId="10E9C283" w14:textId="77777777" w:rsidR="005F2AF5" w:rsidRDefault="00B72340" w:rsidP="00DA7B3E">
      <w:pPr>
        <w:rPr>
          <w:b/>
          <w:bCs/>
          <w:spacing w:val="-1"/>
          <w:szCs w:val="22"/>
          <w:lang w:val="en-IE" w:eastAsia="en-IE"/>
        </w:rPr>
      </w:pPr>
      <w:r>
        <w:rPr>
          <w:spacing w:val="-1"/>
          <w:szCs w:val="22"/>
          <w:lang w:val="en-IE" w:eastAsia="en-IE"/>
        </w:rPr>
        <w:t>O</w:t>
      </w:r>
      <w:r w:rsidRPr="00B72340">
        <w:rPr>
          <w:spacing w:val="-1"/>
          <w:szCs w:val="22"/>
          <w:lang w:val="en-IE" w:eastAsia="en-IE"/>
        </w:rPr>
        <w:t>nce the model is trained we can use the same trained model to predict using the testing data i.e. the unseen data. Once this is done we can develop a confusion matrix, this tells us how well our model is trained. A confusion matrix has 4 parameters, which are ‘</w:t>
      </w:r>
      <w:r w:rsidRPr="00B72340">
        <w:rPr>
          <w:b/>
          <w:bCs/>
          <w:spacing w:val="-1"/>
          <w:szCs w:val="22"/>
          <w:lang w:val="en-IE" w:eastAsia="en-IE"/>
        </w:rPr>
        <w:t>True positives’</w:t>
      </w:r>
      <w:r w:rsidRPr="00B72340">
        <w:rPr>
          <w:spacing w:val="-1"/>
          <w:szCs w:val="22"/>
          <w:lang w:val="en-IE" w:eastAsia="en-IE"/>
        </w:rPr>
        <w:t>,</w:t>
      </w:r>
      <w:r w:rsidRPr="00B72340">
        <w:rPr>
          <w:b/>
          <w:bCs/>
          <w:spacing w:val="-1"/>
          <w:szCs w:val="22"/>
          <w:lang w:val="en-IE" w:eastAsia="en-IE"/>
        </w:rPr>
        <w:t> ‘True Negatives’</w:t>
      </w:r>
      <w:r w:rsidRPr="00B72340">
        <w:rPr>
          <w:spacing w:val="-1"/>
          <w:szCs w:val="22"/>
          <w:lang w:val="en-IE" w:eastAsia="en-IE"/>
        </w:rPr>
        <w:t>,</w:t>
      </w:r>
      <w:r w:rsidRPr="00B72340">
        <w:rPr>
          <w:b/>
          <w:bCs/>
          <w:spacing w:val="-1"/>
          <w:szCs w:val="22"/>
          <w:lang w:val="en-IE" w:eastAsia="en-IE"/>
        </w:rPr>
        <w:t> ‘False Positives’ </w:t>
      </w:r>
      <w:r w:rsidRPr="00B72340">
        <w:rPr>
          <w:spacing w:val="-1"/>
          <w:szCs w:val="22"/>
          <w:lang w:val="en-IE" w:eastAsia="en-IE"/>
        </w:rPr>
        <w:t>and ‘</w:t>
      </w:r>
      <w:r w:rsidRPr="00B72340">
        <w:rPr>
          <w:b/>
          <w:bCs/>
          <w:spacing w:val="-1"/>
          <w:szCs w:val="22"/>
          <w:lang w:val="en-IE" w:eastAsia="en-IE"/>
        </w:rPr>
        <w:t>False Negative</w:t>
      </w:r>
      <w:ins w:id="182" w:author="user" w:date="2019-10-14T13:38:00Z">
        <w:r w:rsidR="0037424D">
          <w:rPr>
            <w:b/>
            <w:bCs/>
            <w:spacing w:val="-1"/>
            <w:szCs w:val="22"/>
            <w:lang w:val="en-IE" w:eastAsia="en-IE"/>
          </w:rPr>
          <w:t>s</w:t>
        </w:r>
      </w:ins>
      <w:r w:rsidRPr="00B72340">
        <w:rPr>
          <w:b/>
          <w:bCs/>
          <w:spacing w:val="-1"/>
          <w:szCs w:val="22"/>
          <w:lang w:val="en-IE" w:eastAsia="en-IE"/>
        </w:rPr>
        <w:t>’</w:t>
      </w:r>
      <w:r w:rsidRPr="00B72340">
        <w:rPr>
          <w:spacing w:val="-1"/>
          <w:szCs w:val="22"/>
          <w:lang w:val="en-IE" w:eastAsia="en-IE"/>
        </w:rPr>
        <w:t xml:space="preserve">. We prefer that we get more values in the </w:t>
      </w:r>
      <w:ins w:id="183" w:author="user" w:date="2019-10-14T13:41:00Z">
        <w:r w:rsidR="0037424D">
          <w:rPr>
            <w:spacing w:val="-1"/>
            <w:szCs w:val="22"/>
            <w:lang w:val="en-IE" w:eastAsia="en-IE"/>
          </w:rPr>
          <w:t>T</w:t>
        </w:r>
      </w:ins>
      <w:del w:id="184" w:author="user" w:date="2019-10-14T13:39:00Z">
        <w:r w:rsidRPr="00B72340" w:rsidDel="0037424D">
          <w:rPr>
            <w:spacing w:val="-1"/>
            <w:szCs w:val="22"/>
            <w:lang w:val="en-IE" w:eastAsia="en-IE"/>
          </w:rPr>
          <w:delText>T</w:delText>
        </w:r>
      </w:del>
      <w:r w:rsidRPr="00B72340">
        <w:rPr>
          <w:spacing w:val="-1"/>
          <w:szCs w:val="22"/>
          <w:lang w:val="en-IE" w:eastAsia="en-IE"/>
        </w:rPr>
        <w:t xml:space="preserve">rue </w:t>
      </w:r>
      <w:ins w:id="185" w:author="user" w:date="2019-10-14T13:41:00Z">
        <w:r w:rsidR="0037424D">
          <w:rPr>
            <w:spacing w:val="-1"/>
            <w:szCs w:val="22"/>
            <w:lang w:val="en-IE" w:eastAsia="en-IE"/>
          </w:rPr>
          <w:t>N</w:t>
        </w:r>
      </w:ins>
      <w:del w:id="186" w:author="user" w:date="2019-10-14T13:41:00Z">
        <w:r w:rsidRPr="00B72340" w:rsidDel="0037424D">
          <w:rPr>
            <w:spacing w:val="-1"/>
            <w:szCs w:val="22"/>
            <w:lang w:val="en-IE" w:eastAsia="en-IE"/>
          </w:rPr>
          <w:delText>n</w:delText>
        </w:r>
      </w:del>
      <w:r w:rsidRPr="00B72340">
        <w:rPr>
          <w:spacing w:val="-1"/>
          <w:szCs w:val="22"/>
          <w:lang w:val="en-IE" w:eastAsia="en-IE"/>
        </w:rPr>
        <w:t xml:space="preserve">egatives and </w:t>
      </w:r>
      <w:ins w:id="187" w:author="user" w:date="2019-10-14T13:41:00Z">
        <w:r w:rsidR="0037424D">
          <w:rPr>
            <w:spacing w:val="-1"/>
            <w:szCs w:val="22"/>
            <w:lang w:val="en-IE" w:eastAsia="en-IE"/>
          </w:rPr>
          <w:t>T</w:t>
        </w:r>
      </w:ins>
      <w:del w:id="188" w:author="user" w:date="2019-10-14T13:41:00Z">
        <w:r w:rsidRPr="00B72340" w:rsidDel="0037424D">
          <w:rPr>
            <w:spacing w:val="-1"/>
            <w:szCs w:val="22"/>
            <w:lang w:val="en-IE" w:eastAsia="en-IE"/>
          </w:rPr>
          <w:delText>t</w:delText>
        </w:r>
      </w:del>
      <w:r w:rsidRPr="00B72340">
        <w:rPr>
          <w:spacing w:val="-1"/>
          <w:szCs w:val="22"/>
          <w:lang w:val="en-IE" w:eastAsia="en-IE"/>
        </w:rPr>
        <w:t xml:space="preserve">rue </w:t>
      </w:r>
      <w:ins w:id="189" w:author="user" w:date="2019-10-14T13:41:00Z">
        <w:r w:rsidR="0037424D">
          <w:rPr>
            <w:spacing w:val="-1"/>
            <w:szCs w:val="22"/>
            <w:lang w:val="en-IE" w:eastAsia="en-IE"/>
          </w:rPr>
          <w:t>P</w:t>
        </w:r>
      </w:ins>
      <w:del w:id="190" w:author="user" w:date="2019-10-14T13:41:00Z">
        <w:r w:rsidRPr="00B72340" w:rsidDel="0037424D">
          <w:rPr>
            <w:spacing w:val="-1"/>
            <w:szCs w:val="22"/>
            <w:lang w:val="en-IE" w:eastAsia="en-IE"/>
          </w:rPr>
          <w:delText>p</w:delText>
        </w:r>
      </w:del>
      <w:r w:rsidRPr="00B72340">
        <w:rPr>
          <w:spacing w:val="-1"/>
          <w:szCs w:val="22"/>
          <w:lang w:val="en-IE" w:eastAsia="en-IE"/>
        </w:rPr>
        <w:t>ositives to get a more accurate model. The size of the Confusion matrix completely depends upon the number of classes.</w:t>
      </w:r>
    </w:p>
    <w:p w14:paraId="72D7E53E" w14:textId="77777777" w:rsidR="00B72340" w:rsidRPr="00B72340" w:rsidRDefault="00B72340" w:rsidP="0087668B">
      <w:pPr>
        <w:numPr>
          <w:ilvl w:val="0"/>
          <w:numId w:val="11"/>
        </w:numPr>
        <w:shd w:val="clear" w:color="auto" w:fill="FFFFFF"/>
        <w:tabs>
          <w:tab w:val="clear" w:pos="720"/>
          <w:tab w:val="num" w:pos="1764"/>
        </w:tabs>
        <w:spacing w:before="480" w:after="0" w:line="240" w:lineRule="auto"/>
        <w:ind w:left="1494"/>
        <w:rPr>
          <w:spacing w:val="-1"/>
          <w:szCs w:val="22"/>
          <w:lang w:val="en-IE" w:eastAsia="en-IE"/>
        </w:rPr>
      </w:pPr>
      <w:r w:rsidRPr="00B72340">
        <w:rPr>
          <w:b/>
          <w:bCs/>
          <w:spacing w:val="-1"/>
          <w:szCs w:val="22"/>
          <w:lang w:val="en-IE" w:eastAsia="en-IE"/>
        </w:rPr>
        <w:t xml:space="preserve">True </w:t>
      </w:r>
      <w:r w:rsidR="00F23705" w:rsidRPr="00B72340">
        <w:rPr>
          <w:b/>
          <w:bCs/>
          <w:spacing w:val="-1"/>
          <w:szCs w:val="22"/>
          <w:lang w:val="en-IE" w:eastAsia="en-IE"/>
        </w:rPr>
        <w:t>positives:</w:t>
      </w:r>
      <w:r w:rsidRPr="00B72340">
        <w:rPr>
          <w:spacing w:val="-1"/>
          <w:szCs w:val="22"/>
          <w:lang w:val="en-IE" w:eastAsia="en-IE"/>
        </w:rPr>
        <w:t> These are cases in which we predicted TRUE and our predicted output is correct.</w:t>
      </w:r>
    </w:p>
    <w:p w14:paraId="5F826A91" w14:textId="77777777" w:rsidR="00B72340" w:rsidRPr="00B72340" w:rsidRDefault="00B72340" w:rsidP="0087668B">
      <w:pPr>
        <w:numPr>
          <w:ilvl w:val="0"/>
          <w:numId w:val="11"/>
        </w:numPr>
        <w:shd w:val="clear" w:color="auto" w:fill="FFFFFF"/>
        <w:tabs>
          <w:tab w:val="clear" w:pos="720"/>
          <w:tab w:val="num" w:pos="1764"/>
        </w:tabs>
        <w:spacing w:before="252" w:after="0" w:line="240" w:lineRule="auto"/>
        <w:ind w:left="1494"/>
        <w:rPr>
          <w:spacing w:val="-1"/>
          <w:szCs w:val="22"/>
          <w:lang w:val="en-IE" w:eastAsia="en-IE"/>
        </w:rPr>
      </w:pPr>
      <w:r w:rsidRPr="00B72340">
        <w:rPr>
          <w:b/>
          <w:bCs/>
          <w:spacing w:val="-1"/>
          <w:szCs w:val="22"/>
          <w:lang w:val="en-IE" w:eastAsia="en-IE"/>
        </w:rPr>
        <w:t xml:space="preserve">True </w:t>
      </w:r>
      <w:r w:rsidR="00F23705" w:rsidRPr="00B72340">
        <w:rPr>
          <w:b/>
          <w:bCs/>
          <w:spacing w:val="-1"/>
          <w:szCs w:val="22"/>
          <w:lang w:val="en-IE" w:eastAsia="en-IE"/>
        </w:rPr>
        <w:t>negatives:</w:t>
      </w:r>
      <w:r w:rsidRPr="00B72340">
        <w:rPr>
          <w:spacing w:val="-1"/>
          <w:szCs w:val="22"/>
          <w:lang w:val="en-IE" w:eastAsia="en-IE"/>
        </w:rPr>
        <w:t> We predicted FALSE and our predicted output is correct.</w:t>
      </w:r>
    </w:p>
    <w:p w14:paraId="293F1E02" w14:textId="77777777" w:rsidR="00B72340" w:rsidRPr="00B72340" w:rsidRDefault="00B72340" w:rsidP="0087668B">
      <w:pPr>
        <w:numPr>
          <w:ilvl w:val="0"/>
          <w:numId w:val="11"/>
        </w:numPr>
        <w:shd w:val="clear" w:color="auto" w:fill="FFFFFF"/>
        <w:tabs>
          <w:tab w:val="clear" w:pos="720"/>
          <w:tab w:val="num" w:pos="1764"/>
        </w:tabs>
        <w:spacing w:before="252" w:after="0" w:line="240" w:lineRule="auto"/>
        <w:ind w:left="1494"/>
        <w:rPr>
          <w:spacing w:val="-1"/>
          <w:szCs w:val="22"/>
          <w:lang w:val="en-IE" w:eastAsia="en-IE"/>
        </w:rPr>
      </w:pPr>
      <w:r w:rsidRPr="00B72340">
        <w:rPr>
          <w:b/>
          <w:bCs/>
          <w:spacing w:val="-1"/>
          <w:szCs w:val="22"/>
          <w:lang w:val="en-IE" w:eastAsia="en-IE"/>
        </w:rPr>
        <w:t xml:space="preserve">False </w:t>
      </w:r>
      <w:r w:rsidR="00F23705" w:rsidRPr="00B72340">
        <w:rPr>
          <w:b/>
          <w:bCs/>
          <w:spacing w:val="-1"/>
          <w:szCs w:val="22"/>
          <w:lang w:val="en-IE" w:eastAsia="en-IE"/>
        </w:rPr>
        <w:t>positives:</w:t>
      </w:r>
      <w:r w:rsidRPr="00B72340">
        <w:rPr>
          <w:spacing w:val="-1"/>
          <w:szCs w:val="22"/>
          <w:lang w:val="en-IE" w:eastAsia="en-IE"/>
        </w:rPr>
        <w:t> We predicted TRUE, but the actual predicted output is FALSE.</w:t>
      </w:r>
    </w:p>
    <w:p w14:paraId="756F0AB0" w14:textId="77777777" w:rsidR="00B72340" w:rsidRPr="00B72340" w:rsidRDefault="00B72340" w:rsidP="0087668B">
      <w:pPr>
        <w:numPr>
          <w:ilvl w:val="0"/>
          <w:numId w:val="11"/>
        </w:numPr>
        <w:shd w:val="clear" w:color="auto" w:fill="FFFFFF"/>
        <w:tabs>
          <w:tab w:val="clear" w:pos="720"/>
          <w:tab w:val="num" w:pos="1764"/>
        </w:tabs>
        <w:spacing w:before="252" w:after="0" w:line="240" w:lineRule="auto"/>
        <w:ind w:left="1494"/>
        <w:rPr>
          <w:spacing w:val="-1"/>
          <w:szCs w:val="22"/>
          <w:lang w:val="en-IE" w:eastAsia="en-IE"/>
        </w:rPr>
      </w:pPr>
      <w:r w:rsidRPr="00B72340">
        <w:rPr>
          <w:b/>
          <w:bCs/>
          <w:spacing w:val="-1"/>
          <w:szCs w:val="22"/>
          <w:lang w:val="en-IE" w:eastAsia="en-IE"/>
        </w:rPr>
        <w:t xml:space="preserve">False </w:t>
      </w:r>
      <w:r w:rsidR="00F23705" w:rsidRPr="00B72340">
        <w:rPr>
          <w:b/>
          <w:bCs/>
          <w:spacing w:val="-1"/>
          <w:szCs w:val="22"/>
          <w:lang w:val="en-IE" w:eastAsia="en-IE"/>
        </w:rPr>
        <w:t>negatives:</w:t>
      </w:r>
      <w:r w:rsidRPr="00B72340">
        <w:rPr>
          <w:spacing w:val="-1"/>
          <w:szCs w:val="22"/>
          <w:lang w:val="en-IE" w:eastAsia="en-IE"/>
        </w:rPr>
        <w:t> We predicted FALSE, but the actual predicted output is TRUE.</w:t>
      </w:r>
    </w:p>
    <w:p w14:paraId="3FFA0B95" w14:textId="77777777" w:rsidR="00B72340" w:rsidRDefault="00B72340" w:rsidP="00B72340">
      <w:pPr>
        <w:shd w:val="clear" w:color="auto" w:fill="FFFFFF"/>
        <w:spacing w:before="480" w:after="0" w:line="240" w:lineRule="auto"/>
        <w:ind w:left="1044"/>
        <w:rPr>
          <w:spacing w:val="-1"/>
          <w:szCs w:val="22"/>
          <w:lang w:val="en-IE" w:eastAsia="en-IE"/>
        </w:rPr>
      </w:pPr>
      <w:r w:rsidRPr="00B72340">
        <w:rPr>
          <w:spacing w:val="-1"/>
          <w:szCs w:val="22"/>
          <w:lang w:val="en-IE" w:eastAsia="en-IE"/>
        </w:rPr>
        <w:t>We can also find out the accuracy of the model using the confusion matrix.</w:t>
      </w:r>
    </w:p>
    <w:p w14:paraId="769B2087" w14:textId="77777777" w:rsidR="00DA7B3E" w:rsidRPr="00B72340" w:rsidRDefault="00DA7B3E" w:rsidP="00DA7B3E">
      <w:pPr>
        <w:shd w:val="clear" w:color="auto" w:fill="FFFFFF"/>
        <w:spacing w:before="480" w:after="0" w:line="240" w:lineRule="auto"/>
        <w:ind w:left="1044"/>
        <w:rPr>
          <w:i/>
          <w:iCs/>
          <w:spacing w:val="-1"/>
          <w:szCs w:val="22"/>
          <w:lang w:val="en-IE" w:eastAsia="en-IE"/>
        </w:rPr>
      </w:pPr>
      <w:r w:rsidRPr="00B72340">
        <w:rPr>
          <w:i/>
          <w:iCs/>
          <w:spacing w:val="-1"/>
          <w:szCs w:val="22"/>
          <w:lang w:val="en-IE" w:eastAsia="en-IE"/>
        </w:rPr>
        <w:t>Accuracy = (True Positives +True Negatives) / (Total number of classes)</w:t>
      </w:r>
    </w:p>
    <w:p w14:paraId="383BCD3C" w14:textId="77777777" w:rsidR="00DA7B3E" w:rsidRPr="00B72340" w:rsidRDefault="00DA7B3E" w:rsidP="00B72340">
      <w:pPr>
        <w:shd w:val="clear" w:color="auto" w:fill="FFFFFF"/>
        <w:spacing w:before="480" w:after="0" w:line="240" w:lineRule="auto"/>
        <w:ind w:left="1044"/>
        <w:rPr>
          <w:spacing w:val="-1"/>
          <w:szCs w:val="22"/>
          <w:lang w:val="en-IE" w:eastAsia="en-IE"/>
        </w:rPr>
      </w:pPr>
    </w:p>
    <w:p w14:paraId="693D49BE" w14:textId="77777777" w:rsidR="00DA7B3E" w:rsidRDefault="00DA7B3E">
      <w:pPr>
        <w:spacing w:after="0" w:line="240" w:lineRule="auto"/>
        <w:ind w:left="0"/>
        <w:rPr>
          <w:i/>
          <w:iCs/>
          <w:spacing w:val="-1"/>
          <w:szCs w:val="22"/>
          <w:lang w:val="en-IE" w:eastAsia="en-IE"/>
        </w:rPr>
      </w:pPr>
      <w:r>
        <w:rPr>
          <w:i/>
          <w:iCs/>
          <w:spacing w:val="-1"/>
          <w:szCs w:val="22"/>
          <w:lang w:val="en-IE" w:eastAsia="en-IE"/>
        </w:rPr>
        <w:br w:type="page"/>
      </w:r>
    </w:p>
    <w:p w14:paraId="6F42DAC8" w14:textId="77777777" w:rsidR="00DA7B3E" w:rsidRDefault="00DA7B3E" w:rsidP="00B72340">
      <w:pPr>
        <w:shd w:val="clear" w:color="auto" w:fill="FFFFFF"/>
        <w:spacing w:before="480" w:after="0" w:line="240" w:lineRule="auto"/>
        <w:ind w:left="1044"/>
        <w:rPr>
          <w:iCs/>
          <w:spacing w:val="-1"/>
          <w:szCs w:val="22"/>
          <w:lang w:val="en-IE" w:eastAsia="en-IE"/>
        </w:rPr>
      </w:pPr>
      <w:r w:rsidRPr="00DA7B3E">
        <w:rPr>
          <w:iCs/>
          <w:spacing w:val="-1"/>
          <w:szCs w:val="22"/>
          <w:lang w:val="en-IE" w:eastAsia="en-IE"/>
        </w:rPr>
        <w:lastRenderedPageBreak/>
        <w:t>An example of a</w:t>
      </w:r>
      <w:r>
        <w:rPr>
          <w:iCs/>
          <w:spacing w:val="-1"/>
          <w:szCs w:val="22"/>
          <w:lang w:val="en-IE" w:eastAsia="en-IE"/>
        </w:rPr>
        <w:t xml:space="preserve"> Confusion Matrix with random sample data can be shown </w:t>
      </w:r>
      <w:r w:rsidR="00E53FD4">
        <w:rPr>
          <w:iCs/>
          <w:spacing w:val="-1"/>
          <w:szCs w:val="22"/>
          <w:lang w:val="en-IE" w:eastAsia="en-IE"/>
        </w:rPr>
        <w:t>as:</w:t>
      </w:r>
      <w:r>
        <w:rPr>
          <w:iCs/>
          <w:spacing w:val="-1"/>
          <w:szCs w:val="22"/>
          <w:lang w:val="en-IE" w:eastAsia="en-IE"/>
        </w:rPr>
        <w:t xml:space="preserve"> *</w:t>
      </w:r>
    </w:p>
    <w:p w14:paraId="72D025E9" w14:textId="77777777" w:rsidR="00DA7B3E" w:rsidRPr="00DA7B3E" w:rsidRDefault="00DA7B3E" w:rsidP="00B72340">
      <w:pPr>
        <w:shd w:val="clear" w:color="auto" w:fill="FFFFFF"/>
        <w:spacing w:before="480" w:after="0" w:line="240" w:lineRule="auto"/>
        <w:ind w:left="1044"/>
        <w:rPr>
          <w:iCs/>
          <w:spacing w:val="-1"/>
          <w:szCs w:val="22"/>
          <w:lang w:val="en-IE" w:eastAsia="en-IE"/>
        </w:rPr>
      </w:pPr>
      <w:r>
        <w:rPr>
          <w:noProof/>
          <w:lang w:eastAsia="en-GB"/>
        </w:rPr>
        <w:drawing>
          <wp:inline distT="0" distB="0" distL="0" distR="0" wp14:anchorId="009BDA5C" wp14:editId="7614BEC8">
            <wp:extent cx="5646420" cy="2354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46420" cy="2354580"/>
                    </a:xfrm>
                    <a:prstGeom prst="rect">
                      <a:avLst/>
                    </a:prstGeom>
                  </pic:spPr>
                </pic:pic>
              </a:graphicData>
            </a:graphic>
          </wp:inline>
        </w:drawing>
      </w:r>
    </w:p>
    <w:p w14:paraId="364B5434" w14:textId="77777777" w:rsidR="00DA7B3E" w:rsidRPr="00DA7B3E" w:rsidRDefault="00DA7B3E" w:rsidP="00DA7B3E">
      <w:pPr>
        <w:pStyle w:val="ListParagraph"/>
        <w:shd w:val="clear" w:color="auto" w:fill="FFFFFF"/>
        <w:spacing w:before="480" w:after="0" w:line="240" w:lineRule="auto"/>
        <w:rPr>
          <w:i/>
          <w:iCs/>
          <w:spacing w:val="-1"/>
          <w:sz w:val="18"/>
          <w:szCs w:val="22"/>
          <w:lang w:val="en-IE" w:eastAsia="en-IE"/>
        </w:rPr>
      </w:pPr>
      <w:r w:rsidRPr="00DA7B3E">
        <w:rPr>
          <w:i/>
          <w:iCs/>
          <w:spacing w:val="-1"/>
          <w:sz w:val="18"/>
          <w:szCs w:val="22"/>
          <w:lang w:val="en-IE" w:eastAsia="en-IE"/>
        </w:rPr>
        <w:t>*Credit</w:t>
      </w:r>
      <w:r w:rsidRPr="00DA7B3E">
        <w:rPr>
          <w:sz w:val="18"/>
        </w:rPr>
        <w:t xml:space="preserve"> </w:t>
      </w:r>
      <w:hyperlink r:id="rId43" w:history="1">
        <w:r w:rsidRPr="00DA7B3E">
          <w:rPr>
            <w:rStyle w:val="Hyperlink"/>
            <w:sz w:val="18"/>
          </w:rPr>
          <w:t>https://towardsdatascience.com</w:t>
        </w:r>
      </w:hyperlink>
    </w:p>
    <w:p w14:paraId="02EA32C6" w14:textId="77777777" w:rsidR="00B72340" w:rsidRDefault="00B72340" w:rsidP="000D16CC"/>
    <w:p w14:paraId="6DAA8E46" w14:textId="77777777" w:rsidR="00B72340" w:rsidRDefault="00DA7B3E" w:rsidP="000D16CC">
      <w:r>
        <w:t>Accuracy in the above mode would be equal to (100+50) / 165 = 0.9090 (90.9% accuracy).</w:t>
      </w:r>
    </w:p>
    <w:p w14:paraId="4321040D" w14:textId="77777777" w:rsidR="00DA7B3E" w:rsidRDefault="00E53FD4" w:rsidP="000D16CC">
      <w:r w:rsidRPr="00DA7B3E">
        <w:rPr>
          <w:u w:val="single"/>
        </w:rPr>
        <w:t>Note</w:t>
      </w:r>
      <w:r>
        <w:t>:</w:t>
      </w:r>
      <w:r w:rsidR="00DA7B3E">
        <w:t xml:space="preserve"> the above is random </w:t>
      </w:r>
      <w:r w:rsidR="0006517D">
        <w:t xml:space="preserve">example </w:t>
      </w:r>
      <w:r w:rsidR="00DA7B3E">
        <w:t xml:space="preserve">data. It is </w:t>
      </w:r>
      <w:r w:rsidR="00DA7B3E" w:rsidRPr="00DA7B3E">
        <w:rPr>
          <w:b/>
          <w:u w:val="single"/>
        </w:rPr>
        <w:t>not</w:t>
      </w:r>
      <w:r w:rsidR="00DA7B3E">
        <w:t xml:space="preserve"> based on Spruce dataset.</w:t>
      </w:r>
    </w:p>
    <w:p w14:paraId="64A5316D" w14:textId="77777777" w:rsidR="00DA7B3E" w:rsidRDefault="00DA7B3E" w:rsidP="000D16CC"/>
    <w:p w14:paraId="3066001C" w14:textId="77777777" w:rsidR="00DA7B3E" w:rsidRDefault="00DA7B3E" w:rsidP="000D16CC"/>
    <w:p w14:paraId="541F0005" w14:textId="77777777" w:rsidR="000D16CC" w:rsidRPr="00CB46FF" w:rsidRDefault="00504968" w:rsidP="000D16CC">
      <w:pPr>
        <w:rPr>
          <w:b/>
        </w:rPr>
      </w:pPr>
      <w:r>
        <w:t xml:space="preserve">The </w:t>
      </w:r>
      <w:r w:rsidR="00A51F40">
        <w:t xml:space="preserve">objectives </w:t>
      </w:r>
      <w:r w:rsidR="00516F5B">
        <w:t>we</w:t>
      </w:r>
      <w:r w:rsidR="00A51F40">
        <w:t xml:space="preserve"> consider</w:t>
      </w:r>
      <w:r w:rsidR="00516F5B">
        <w:t>ed</w:t>
      </w:r>
      <w:r w:rsidR="00A51F40">
        <w:t xml:space="preserve"> </w:t>
      </w:r>
      <w:r w:rsidR="00516F5B">
        <w:t>were</w:t>
      </w:r>
      <w:r w:rsidR="000D16CC">
        <w:t>:</w:t>
      </w:r>
    </w:p>
    <w:p w14:paraId="4450B574" w14:textId="77777777" w:rsidR="00504968" w:rsidRDefault="00A51F40" w:rsidP="0087668B">
      <w:pPr>
        <w:pStyle w:val="ListParagraph"/>
        <w:numPr>
          <w:ilvl w:val="0"/>
          <w:numId w:val="9"/>
        </w:numPr>
        <w:tabs>
          <w:tab w:val="left" w:pos="2220"/>
        </w:tabs>
        <w:ind w:left="1494"/>
        <w:rPr>
          <w:color w:val="000000"/>
          <w:szCs w:val="22"/>
          <w:lang w:eastAsia="en-GB"/>
        </w:rPr>
      </w:pPr>
      <w:r w:rsidRPr="00A51F40">
        <w:rPr>
          <w:color w:val="000000"/>
          <w:szCs w:val="22"/>
          <w:lang w:eastAsia="en-GB"/>
        </w:rPr>
        <w:t>Should we look for the highest possible classification accuracy?</w:t>
      </w:r>
    </w:p>
    <w:p w14:paraId="674E03B9" w14:textId="77777777" w:rsidR="00A51F40" w:rsidRDefault="00A51F40" w:rsidP="00A51F40">
      <w:pPr>
        <w:pStyle w:val="ListParagraph"/>
        <w:tabs>
          <w:tab w:val="left" w:pos="2220"/>
        </w:tabs>
        <w:ind w:left="1494"/>
        <w:rPr>
          <w:color w:val="000000"/>
          <w:szCs w:val="22"/>
          <w:lang w:eastAsia="en-GB"/>
        </w:rPr>
      </w:pPr>
    </w:p>
    <w:p w14:paraId="36F1AF38" w14:textId="77777777" w:rsidR="00A51F40" w:rsidRDefault="00A51F40" w:rsidP="0087668B">
      <w:pPr>
        <w:pStyle w:val="ListParagraph"/>
        <w:numPr>
          <w:ilvl w:val="0"/>
          <w:numId w:val="9"/>
        </w:numPr>
        <w:tabs>
          <w:tab w:val="left" w:pos="2220"/>
        </w:tabs>
        <w:ind w:left="1494"/>
        <w:rPr>
          <w:color w:val="000000"/>
          <w:szCs w:val="22"/>
          <w:lang w:eastAsia="en-GB"/>
        </w:rPr>
      </w:pPr>
      <w:r>
        <w:rPr>
          <w:color w:val="000000"/>
          <w:szCs w:val="22"/>
          <w:lang w:eastAsia="en-GB"/>
        </w:rPr>
        <w:t xml:space="preserve">Should we look to minimise ‘false </w:t>
      </w:r>
      <w:r w:rsidR="00F23705">
        <w:rPr>
          <w:color w:val="000000"/>
          <w:szCs w:val="22"/>
          <w:lang w:eastAsia="en-GB"/>
        </w:rPr>
        <w:t>positives</w:t>
      </w:r>
      <w:r>
        <w:rPr>
          <w:color w:val="000000"/>
          <w:szCs w:val="22"/>
          <w:lang w:eastAsia="en-GB"/>
        </w:rPr>
        <w:t>’?</w:t>
      </w:r>
    </w:p>
    <w:p w14:paraId="70DBB71B" w14:textId="77777777" w:rsidR="00084DFF" w:rsidRPr="00A51F40" w:rsidRDefault="00084DFF" w:rsidP="00A51F40">
      <w:pPr>
        <w:pStyle w:val="ListParagraph"/>
        <w:rPr>
          <w:color w:val="000000"/>
          <w:szCs w:val="22"/>
          <w:lang w:eastAsia="en-GB"/>
        </w:rPr>
      </w:pPr>
    </w:p>
    <w:p w14:paraId="380C76C1" w14:textId="77777777" w:rsidR="00A51F40" w:rsidRDefault="00A51F40" w:rsidP="0087668B">
      <w:pPr>
        <w:pStyle w:val="ListParagraph"/>
        <w:numPr>
          <w:ilvl w:val="0"/>
          <w:numId w:val="9"/>
        </w:numPr>
        <w:tabs>
          <w:tab w:val="left" w:pos="2220"/>
        </w:tabs>
        <w:ind w:left="1494"/>
        <w:rPr>
          <w:color w:val="000000"/>
          <w:szCs w:val="22"/>
          <w:lang w:eastAsia="en-GB"/>
        </w:rPr>
      </w:pPr>
      <w:r>
        <w:rPr>
          <w:color w:val="000000"/>
          <w:szCs w:val="22"/>
          <w:lang w:eastAsia="en-GB"/>
        </w:rPr>
        <w:t>Should we look to minimise ‘false negatives’?</w:t>
      </w:r>
    </w:p>
    <w:p w14:paraId="51348BF9" w14:textId="77777777" w:rsidR="00516F5B" w:rsidRPr="00516F5B" w:rsidRDefault="00516F5B" w:rsidP="00516F5B">
      <w:pPr>
        <w:pStyle w:val="ListParagraph"/>
        <w:rPr>
          <w:color w:val="000000"/>
          <w:szCs w:val="22"/>
          <w:lang w:eastAsia="en-GB"/>
        </w:rPr>
      </w:pPr>
    </w:p>
    <w:p w14:paraId="67EAC2B2" w14:textId="77777777" w:rsidR="00516F5B" w:rsidRDefault="00516F5B" w:rsidP="0087668B">
      <w:pPr>
        <w:pStyle w:val="ListParagraph"/>
        <w:numPr>
          <w:ilvl w:val="0"/>
          <w:numId w:val="9"/>
        </w:numPr>
        <w:tabs>
          <w:tab w:val="left" w:pos="2220"/>
        </w:tabs>
        <w:ind w:left="1494"/>
        <w:rPr>
          <w:color w:val="000000"/>
          <w:szCs w:val="22"/>
          <w:lang w:eastAsia="en-GB"/>
        </w:rPr>
      </w:pPr>
      <w:r>
        <w:rPr>
          <w:color w:val="000000"/>
          <w:szCs w:val="22"/>
          <w:lang w:eastAsia="en-GB"/>
        </w:rPr>
        <w:t>Should we try and balance the level of false negatives and false positives</w:t>
      </w:r>
      <w:ins w:id="191" w:author="user" w:date="2019-10-14T13:40:00Z">
        <w:r w:rsidR="0037424D">
          <w:rPr>
            <w:color w:val="000000"/>
            <w:szCs w:val="22"/>
            <w:lang w:eastAsia="en-GB"/>
          </w:rPr>
          <w:t>?</w:t>
        </w:r>
      </w:ins>
      <w:del w:id="192" w:author="user" w:date="2019-10-14T13:40:00Z">
        <w:r w:rsidDel="0037424D">
          <w:rPr>
            <w:color w:val="000000"/>
            <w:szCs w:val="22"/>
            <w:lang w:eastAsia="en-GB"/>
          </w:rPr>
          <w:delText>.</w:delText>
        </w:r>
      </w:del>
    </w:p>
    <w:p w14:paraId="343C0E71" w14:textId="77777777" w:rsidR="00516F5B" w:rsidRPr="00516F5B" w:rsidRDefault="00516F5B" w:rsidP="00516F5B">
      <w:pPr>
        <w:pStyle w:val="ListParagraph"/>
        <w:rPr>
          <w:color w:val="000000"/>
          <w:szCs w:val="22"/>
          <w:lang w:eastAsia="en-GB"/>
        </w:rPr>
      </w:pPr>
    </w:p>
    <w:p w14:paraId="7F02CE7A" w14:textId="77777777" w:rsidR="00516F5B" w:rsidRDefault="00516F5B" w:rsidP="00516F5B">
      <w:pPr>
        <w:tabs>
          <w:tab w:val="left" w:pos="2220"/>
        </w:tabs>
        <w:rPr>
          <w:color w:val="000000"/>
          <w:szCs w:val="22"/>
          <w:lang w:eastAsia="en-GB"/>
        </w:rPr>
      </w:pPr>
    </w:p>
    <w:p w14:paraId="29B81ED3" w14:textId="77777777" w:rsidR="00516F5B" w:rsidRDefault="00516F5B" w:rsidP="00516F5B">
      <w:pPr>
        <w:tabs>
          <w:tab w:val="left" w:pos="2220"/>
        </w:tabs>
        <w:rPr>
          <w:color w:val="000000"/>
          <w:szCs w:val="22"/>
          <w:lang w:eastAsia="en-GB"/>
        </w:rPr>
      </w:pPr>
      <w:r>
        <w:rPr>
          <w:color w:val="000000"/>
          <w:szCs w:val="22"/>
          <w:lang w:eastAsia="en-GB"/>
        </w:rPr>
        <w:t xml:space="preserve">Our decision for the analysis objective was to </w:t>
      </w:r>
      <w:r w:rsidRPr="00272555">
        <w:rPr>
          <w:b/>
          <w:color w:val="000000"/>
          <w:szCs w:val="22"/>
          <w:u w:val="single"/>
          <w:lang w:eastAsia="en-GB"/>
        </w:rPr>
        <w:t>reduce</w:t>
      </w:r>
      <w:r w:rsidR="00DA7B3E" w:rsidRPr="00272555">
        <w:rPr>
          <w:b/>
          <w:color w:val="000000"/>
          <w:szCs w:val="22"/>
          <w:u w:val="single"/>
          <w:lang w:eastAsia="en-GB"/>
        </w:rPr>
        <w:t xml:space="preserve"> False Negatives</w:t>
      </w:r>
      <w:r w:rsidR="00DA7B3E">
        <w:rPr>
          <w:color w:val="000000"/>
          <w:szCs w:val="22"/>
          <w:lang w:eastAsia="en-GB"/>
        </w:rPr>
        <w:t>. We based our decision on the assumption that Canada’s forest Department would prefer not to miss a</w:t>
      </w:r>
      <w:ins w:id="193" w:author="user" w:date="2019-10-14T13:40:00Z">
        <w:r w:rsidR="0037424D">
          <w:rPr>
            <w:color w:val="000000"/>
            <w:szCs w:val="22"/>
            <w:lang w:eastAsia="en-GB"/>
          </w:rPr>
          <w:t xml:space="preserve">n opportunity </w:t>
        </w:r>
      </w:ins>
      <w:del w:id="194" w:author="user" w:date="2019-10-14T13:40:00Z">
        <w:r w:rsidR="00DA7B3E" w:rsidDel="0037424D">
          <w:rPr>
            <w:color w:val="000000"/>
            <w:szCs w:val="22"/>
            <w:lang w:eastAsia="en-GB"/>
          </w:rPr>
          <w:delText xml:space="preserve"> chance </w:delText>
        </w:r>
      </w:del>
      <w:r w:rsidR="00DA7B3E">
        <w:rPr>
          <w:color w:val="000000"/>
          <w:szCs w:val="22"/>
          <w:lang w:eastAsia="en-GB"/>
        </w:rPr>
        <w:t xml:space="preserve">to plant Spruce on a given </w:t>
      </w:r>
      <w:r w:rsidR="00E53FD4">
        <w:rPr>
          <w:color w:val="000000"/>
          <w:szCs w:val="22"/>
          <w:lang w:eastAsia="en-GB"/>
        </w:rPr>
        <w:t>plot</w:t>
      </w:r>
      <w:r w:rsidR="00DA7B3E">
        <w:rPr>
          <w:color w:val="000000"/>
          <w:szCs w:val="22"/>
          <w:lang w:eastAsia="en-GB"/>
        </w:rPr>
        <w:t>.</w:t>
      </w:r>
    </w:p>
    <w:p w14:paraId="17834BE9" w14:textId="77777777" w:rsidR="00272555" w:rsidRDefault="00272555" w:rsidP="00516F5B">
      <w:pPr>
        <w:tabs>
          <w:tab w:val="left" w:pos="2220"/>
        </w:tabs>
        <w:rPr>
          <w:color w:val="000000"/>
          <w:szCs w:val="22"/>
          <w:lang w:eastAsia="en-GB"/>
        </w:rPr>
      </w:pPr>
      <w:r>
        <w:rPr>
          <w:color w:val="000000"/>
          <w:szCs w:val="22"/>
          <w:lang w:eastAsia="en-GB"/>
        </w:rPr>
        <w:t>The Spruce tree is a valuable commodity so they want to avoid as much as possible planting a non-Spruce in a plot that would support spruce tree.</w:t>
      </w:r>
    </w:p>
    <w:p w14:paraId="2303F985" w14:textId="77777777" w:rsidR="000D16CC" w:rsidRDefault="00272555" w:rsidP="00272555">
      <w:pPr>
        <w:tabs>
          <w:tab w:val="left" w:pos="2220"/>
        </w:tabs>
        <w:rPr>
          <w:rFonts w:ascii="Consolas" w:hAnsi="Consolas" w:cs="Consolas"/>
          <w:color w:val="000000"/>
          <w:sz w:val="19"/>
          <w:szCs w:val="19"/>
          <w:lang w:eastAsia="en-GB"/>
        </w:rPr>
      </w:pPr>
      <w:r>
        <w:rPr>
          <w:color w:val="000000"/>
          <w:szCs w:val="22"/>
          <w:lang w:eastAsia="en-GB"/>
        </w:rPr>
        <w:t>We therefore adjusted our code to search for the optimum parameter to reduce False Negatives.</w:t>
      </w: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77777777" w:rsidR="00E216C7" w:rsidRDefault="00B72340" w:rsidP="00E216C7">
      <w:pPr>
        <w:pStyle w:val="Heading1"/>
      </w:pPr>
      <w:bookmarkStart w:id="195" w:name="_Ref21364322"/>
      <w:bookmarkStart w:id="196" w:name="_Toc22055398"/>
      <w:r>
        <w:lastRenderedPageBreak/>
        <w:t>Model Building and Testing</w:t>
      </w:r>
      <w:bookmarkEnd w:id="195"/>
      <w:bookmarkEnd w:id="196"/>
    </w:p>
    <w:p w14:paraId="2FF226DB" w14:textId="77777777" w:rsidR="00BD5AF9" w:rsidRDefault="00B72340" w:rsidP="00E216C7">
      <w:pPr>
        <w:pStyle w:val="Heading2"/>
      </w:pPr>
      <w:bookmarkStart w:id="197" w:name="_Toc22055399"/>
      <w:r>
        <w:t>Dividing the original dataset into train/validation/test sets</w:t>
      </w:r>
      <w:bookmarkEnd w:id="197"/>
    </w:p>
    <w:p w14:paraId="77C97C3E" w14:textId="77777777" w:rsidR="00084DFF" w:rsidRPr="00084DFF" w:rsidRDefault="00084DFF" w:rsidP="00084DFF">
      <w:pPr>
        <w:pStyle w:val="mz"/>
        <w:shd w:val="clear" w:color="auto" w:fill="FFFFFF"/>
        <w:spacing w:before="206" w:beforeAutospacing="0" w:after="0" w:afterAutospacing="0"/>
        <w:ind w:left="1134"/>
        <w:rPr>
          <w:rFonts w:ascii="Arial" w:hAnsi="Arial" w:cs="Arial"/>
          <w:spacing w:val="-1"/>
          <w:sz w:val="22"/>
          <w:szCs w:val="22"/>
        </w:rPr>
      </w:pPr>
      <w:r w:rsidRPr="00084DFF">
        <w:rPr>
          <w:rFonts w:ascii="Arial" w:hAnsi="Arial" w:cs="Arial"/>
          <w:spacing w:val="-1"/>
          <w:sz w:val="22"/>
          <w:szCs w:val="22"/>
        </w:rPr>
        <w:t xml:space="preserve">For training a model we initially split the </w:t>
      </w:r>
      <w:r w:rsidR="00DC701C">
        <w:rPr>
          <w:rFonts w:ascii="Arial" w:hAnsi="Arial" w:cs="Arial"/>
          <w:spacing w:val="-1"/>
          <w:sz w:val="22"/>
          <w:szCs w:val="22"/>
        </w:rPr>
        <w:t xml:space="preserve">Spruce </w:t>
      </w:r>
      <w:r w:rsidRPr="00084DFF">
        <w:rPr>
          <w:rFonts w:ascii="Arial" w:hAnsi="Arial" w:cs="Arial"/>
          <w:spacing w:val="-1"/>
          <w:sz w:val="22"/>
          <w:szCs w:val="22"/>
        </w:rPr>
        <w:t>model into 3 three sections which are ‘</w:t>
      </w:r>
      <w:r w:rsidRPr="00084DFF">
        <w:rPr>
          <w:rStyle w:val="Strong"/>
          <w:rFonts w:ascii="Arial" w:hAnsi="Arial" w:cs="Arial"/>
          <w:spacing w:val="-1"/>
          <w:sz w:val="22"/>
          <w:szCs w:val="22"/>
        </w:rPr>
        <w:t xml:space="preserve">Training </w:t>
      </w:r>
      <w:proofErr w:type="spellStart"/>
      <w:r w:rsidR="00E53FD4" w:rsidRPr="00084DFF">
        <w:rPr>
          <w:rStyle w:val="Strong"/>
          <w:rFonts w:ascii="Arial" w:hAnsi="Arial" w:cs="Arial"/>
          <w:spacing w:val="-1"/>
          <w:sz w:val="22"/>
          <w:szCs w:val="22"/>
        </w:rPr>
        <w:t>data</w:t>
      </w:r>
      <w:r w:rsidR="00E53FD4" w:rsidRPr="00084DFF">
        <w:rPr>
          <w:rFonts w:ascii="Arial" w:hAnsi="Arial" w:cs="Arial"/>
          <w:spacing w:val="-1"/>
          <w:sz w:val="22"/>
          <w:szCs w:val="22"/>
        </w:rPr>
        <w:t>’,</w:t>
      </w:r>
      <w:r w:rsidRPr="00084DFF">
        <w:rPr>
          <w:rFonts w:ascii="Arial" w:hAnsi="Arial" w:cs="Arial"/>
          <w:spacing w:val="-1"/>
          <w:sz w:val="22"/>
          <w:szCs w:val="22"/>
        </w:rPr>
        <w:t>‘</w:t>
      </w:r>
      <w:r w:rsidRPr="00084DFF">
        <w:rPr>
          <w:rStyle w:val="Strong"/>
          <w:rFonts w:ascii="Arial" w:hAnsi="Arial" w:cs="Arial"/>
          <w:spacing w:val="-1"/>
          <w:sz w:val="22"/>
          <w:szCs w:val="22"/>
        </w:rPr>
        <w:t>Validation</w:t>
      </w:r>
      <w:proofErr w:type="spellEnd"/>
      <w:r w:rsidRPr="00084DFF">
        <w:rPr>
          <w:rStyle w:val="Strong"/>
          <w:rFonts w:ascii="Arial" w:hAnsi="Arial" w:cs="Arial"/>
          <w:spacing w:val="-1"/>
          <w:sz w:val="22"/>
          <w:szCs w:val="22"/>
        </w:rPr>
        <w:t xml:space="preserve"> data</w:t>
      </w:r>
      <w:r w:rsidRPr="00084DFF">
        <w:rPr>
          <w:rFonts w:ascii="Arial" w:hAnsi="Arial" w:cs="Arial"/>
          <w:spacing w:val="-1"/>
          <w:sz w:val="22"/>
          <w:szCs w:val="22"/>
        </w:rPr>
        <w:t>’ and ‘</w:t>
      </w:r>
      <w:r w:rsidRPr="00084DFF">
        <w:rPr>
          <w:rStyle w:val="Strong"/>
          <w:rFonts w:ascii="Arial" w:hAnsi="Arial" w:cs="Arial"/>
          <w:spacing w:val="-1"/>
          <w:sz w:val="22"/>
          <w:szCs w:val="22"/>
        </w:rPr>
        <w:t>Testing data</w:t>
      </w:r>
      <w:r w:rsidRPr="00084DFF">
        <w:rPr>
          <w:rFonts w:ascii="Arial" w:hAnsi="Arial" w:cs="Arial"/>
          <w:spacing w:val="-1"/>
          <w:sz w:val="22"/>
          <w:szCs w:val="22"/>
        </w:rPr>
        <w:t>’.</w:t>
      </w:r>
    </w:p>
    <w:p w14:paraId="07B04AD1" w14:textId="77777777" w:rsidR="00DC701C" w:rsidRDefault="00DC701C"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We wrote Python code to</w:t>
      </w:r>
      <w:r w:rsidR="00084DFF" w:rsidRPr="00084DFF">
        <w:rPr>
          <w:rFonts w:ascii="Arial" w:hAnsi="Arial" w:cs="Arial"/>
          <w:spacing w:val="-1"/>
          <w:sz w:val="22"/>
          <w:szCs w:val="22"/>
        </w:rPr>
        <w:t xml:space="preserve"> train the classifier using </w:t>
      </w:r>
      <w:r w:rsidR="00E53FD4">
        <w:rPr>
          <w:rFonts w:ascii="Arial" w:hAnsi="Arial" w:cs="Arial"/>
          <w:spacing w:val="-1"/>
          <w:sz w:val="22"/>
          <w:szCs w:val="22"/>
        </w:rPr>
        <w:t xml:space="preserve">a </w:t>
      </w:r>
      <w:r w:rsidR="00E53FD4" w:rsidRPr="00084DFF">
        <w:rPr>
          <w:rFonts w:ascii="Arial" w:hAnsi="Arial" w:cs="Arial"/>
          <w:spacing w:val="-1"/>
          <w:sz w:val="22"/>
          <w:szCs w:val="22"/>
        </w:rPr>
        <w:t>‘</w:t>
      </w:r>
      <w:r w:rsidR="00E53FD4" w:rsidRPr="00084DFF">
        <w:rPr>
          <w:rStyle w:val="Strong"/>
          <w:rFonts w:ascii="Arial" w:hAnsi="Arial" w:cs="Arial"/>
          <w:spacing w:val="-1"/>
          <w:sz w:val="22"/>
          <w:szCs w:val="22"/>
        </w:rPr>
        <w:t>training</w:t>
      </w:r>
      <w:r w:rsidR="00084DFF" w:rsidRPr="00084DFF">
        <w:rPr>
          <w:rStyle w:val="Strong"/>
          <w:rFonts w:ascii="Arial" w:hAnsi="Arial" w:cs="Arial"/>
          <w:spacing w:val="-1"/>
          <w:sz w:val="22"/>
          <w:szCs w:val="22"/>
        </w:rPr>
        <w:t xml:space="preserve"> data set</w:t>
      </w:r>
      <w:r w:rsidR="00084DFF" w:rsidRPr="00084DFF">
        <w:rPr>
          <w:rFonts w:ascii="Arial" w:hAnsi="Arial" w:cs="Arial"/>
          <w:spacing w:val="-1"/>
          <w:sz w:val="22"/>
          <w:szCs w:val="22"/>
        </w:rPr>
        <w:t xml:space="preserve">’, </w:t>
      </w:r>
      <w:r>
        <w:rPr>
          <w:rFonts w:ascii="Arial" w:hAnsi="Arial" w:cs="Arial"/>
          <w:spacing w:val="-1"/>
          <w:sz w:val="22"/>
          <w:szCs w:val="22"/>
        </w:rPr>
        <w:t xml:space="preserve">the </w:t>
      </w:r>
      <w:r w:rsidR="00084DFF" w:rsidRPr="00084DFF">
        <w:rPr>
          <w:rFonts w:ascii="Arial" w:hAnsi="Arial" w:cs="Arial"/>
          <w:spacing w:val="-1"/>
          <w:sz w:val="22"/>
          <w:szCs w:val="22"/>
        </w:rPr>
        <w:t>tune</w:t>
      </w:r>
      <w:r>
        <w:rPr>
          <w:rFonts w:ascii="Arial" w:hAnsi="Arial" w:cs="Arial"/>
          <w:spacing w:val="-1"/>
          <w:sz w:val="22"/>
          <w:szCs w:val="22"/>
        </w:rPr>
        <w:t>d</w:t>
      </w:r>
      <w:r w:rsidR="00084DFF" w:rsidRPr="00084DFF">
        <w:rPr>
          <w:rFonts w:ascii="Arial" w:hAnsi="Arial" w:cs="Arial"/>
          <w:spacing w:val="-1"/>
          <w:sz w:val="22"/>
          <w:szCs w:val="22"/>
        </w:rPr>
        <w:t xml:space="preserve"> the parameters using ‘</w:t>
      </w:r>
      <w:r w:rsidR="00084DFF" w:rsidRPr="00084DFF">
        <w:rPr>
          <w:rStyle w:val="Strong"/>
          <w:rFonts w:ascii="Arial" w:hAnsi="Arial" w:cs="Arial"/>
          <w:spacing w:val="-1"/>
          <w:sz w:val="22"/>
          <w:szCs w:val="22"/>
        </w:rPr>
        <w:t>validation set</w:t>
      </w:r>
      <w:r w:rsidR="00084DFF" w:rsidRPr="00084DFF">
        <w:rPr>
          <w:rFonts w:ascii="Arial" w:hAnsi="Arial" w:cs="Arial"/>
          <w:spacing w:val="-1"/>
          <w:sz w:val="22"/>
          <w:szCs w:val="22"/>
        </w:rPr>
        <w:t xml:space="preserve">’ </w:t>
      </w:r>
      <w:r>
        <w:rPr>
          <w:rFonts w:ascii="Arial" w:hAnsi="Arial" w:cs="Arial"/>
          <w:spacing w:val="-1"/>
          <w:sz w:val="22"/>
          <w:szCs w:val="22"/>
        </w:rPr>
        <w:t xml:space="preserve">, </w:t>
      </w:r>
      <w:r w:rsidR="00E53FD4">
        <w:rPr>
          <w:rFonts w:ascii="Arial" w:hAnsi="Arial" w:cs="Arial"/>
          <w:spacing w:val="-1"/>
          <w:sz w:val="22"/>
          <w:szCs w:val="22"/>
        </w:rPr>
        <w:t>invoked</w:t>
      </w:r>
      <w:r>
        <w:rPr>
          <w:rFonts w:ascii="Arial" w:hAnsi="Arial" w:cs="Arial"/>
          <w:spacing w:val="-1"/>
          <w:sz w:val="22"/>
          <w:szCs w:val="22"/>
        </w:rPr>
        <w:t xml:space="preserve"> by another Python function, </w:t>
      </w:r>
      <w:r w:rsidR="00084DFF" w:rsidRPr="00084DFF">
        <w:rPr>
          <w:rFonts w:ascii="Arial" w:hAnsi="Arial" w:cs="Arial"/>
          <w:spacing w:val="-1"/>
          <w:sz w:val="22"/>
          <w:szCs w:val="22"/>
        </w:rPr>
        <w:t>and then test</w:t>
      </w:r>
      <w:r>
        <w:rPr>
          <w:rFonts w:ascii="Arial" w:hAnsi="Arial" w:cs="Arial"/>
          <w:spacing w:val="-1"/>
          <w:sz w:val="22"/>
          <w:szCs w:val="22"/>
        </w:rPr>
        <w:t>ed</w:t>
      </w:r>
      <w:r w:rsidR="00084DFF" w:rsidRPr="00084DFF">
        <w:rPr>
          <w:rFonts w:ascii="Arial" w:hAnsi="Arial" w:cs="Arial"/>
          <w:spacing w:val="-1"/>
          <w:sz w:val="22"/>
          <w:szCs w:val="22"/>
        </w:rPr>
        <w:t xml:space="preserve"> the performance of </w:t>
      </w:r>
      <w:r>
        <w:rPr>
          <w:rFonts w:ascii="Arial" w:hAnsi="Arial" w:cs="Arial"/>
          <w:spacing w:val="-1"/>
          <w:sz w:val="22"/>
          <w:szCs w:val="22"/>
        </w:rPr>
        <w:t xml:space="preserve">our Spruce </w:t>
      </w:r>
      <w:r w:rsidR="00084DFF" w:rsidRPr="00084DFF">
        <w:rPr>
          <w:rFonts w:ascii="Arial" w:hAnsi="Arial" w:cs="Arial"/>
          <w:spacing w:val="-1"/>
          <w:sz w:val="22"/>
          <w:szCs w:val="22"/>
        </w:rPr>
        <w:t xml:space="preserve"> classifier on </w:t>
      </w:r>
      <w:r>
        <w:rPr>
          <w:rFonts w:ascii="Arial" w:hAnsi="Arial" w:cs="Arial"/>
          <w:spacing w:val="-1"/>
          <w:sz w:val="22"/>
          <w:szCs w:val="22"/>
        </w:rPr>
        <w:t xml:space="preserve">the </w:t>
      </w:r>
      <w:r w:rsidR="00084DFF" w:rsidRPr="00084DFF">
        <w:rPr>
          <w:rFonts w:ascii="Arial" w:hAnsi="Arial" w:cs="Arial"/>
          <w:spacing w:val="-1"/>
          <w:sz w:val="22"/>
          <w:szCs w:val="22"/>
        </w:rPr>
        <w:t>unseen ‘</w:t>
      </w:r>
      <w:r w:rsidR="00084DFF" w:rsidRPr="00084DFF">
        <w:rPr>
          <w:rStyle w:val="Strong"/>
          <w:rFonts w:ascii="Arial" w:hAnsi="Arial" w:cs="Arial"/>
          <w:spacing w:val="-1"/>
          <w:sz w:val="22"/>
          <w:szCs w:val="22"/>
        </w:rPr>
        <w:t>test data set</w:t>
      </w:r>
      <w:r w:rsidR="00084DFF" w:rsidRPr="00084DFF">
        <w:rPr>
          <w:rFonts w:ascii="Arial" w:hAnsi="Arial" w:cs="Arial"/>
          <w:spacing w:val="-1"/>
          <w:sz w:val="22"/>
          <w:szCs w:val="22"/>
        </w:rPr>
        <w:t>’.</w:t>
      </w:r>
    </w:p>
    <w:p w14:paraId="1132E3CF" w14:textId="77777777" w:rsidR="00084DFF" w:rsidRDefault="00DC701C"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During the</w:t>
      </w:r>
      <w:r w:rsidR="00084DFF" w:rsidRPr="00084DFF">
        <w:rPr>
          <w:rFonts w:ascii="Arial" w:hAnsi="Arial" w:cs="Arial"/>
          <w:spacing w:val="-1"/>
          <w:sz w:val="22"/>
          <w:szCs w:val="22"/>
        </w:rPr>
        <w:t xml:space="preserve"> training </w:t>
      </w:r>
      <w:r>
        <w:rPr>
          <w:rFonts w:ascii="Arial" w:hAnsi="Arial" w:cs="Arial"/>
          <w:spacing w:val="-1"/>
          <w:sz w:val="22"/>
          <w:szCs w:val="22"/>
        </w:rPr>
        <w:t xml:space="preserve">of </w:t>
      </w:r>
      <w:r w:rsidR="00084DFF" w:rsidRPr="00084DFF">
        <w:rPr>
          <w:rFonts w:ascii="Arial" w:hAnsi="Arial" w:cs="Arial"/>
          <w:spacing w:val="-1"/>
          <w:sz w:val="22"/>
          <w:szCs w:val="22"/>
        </w:rPr>
        <w:t xml:space="preserve">the classifier only the </w:t>
      </w:r>
      <w:r>
        <w:rPr>
          <w:rFonts w:ascii="Arial" w:hAnsi="Arial" w:cs="Arial"/>
          <w:spacing w:val="-1"/>
          <w:sz w:val="22"/>
          <w:szCs w:val="22"/>
        </w:rPr>
        <w:t xml:space="preserve">Spruce </w:t>
      </w:r>
      <w:r w:rsidR="00084DFF" w:rsidRPr="00084DFF">
        <w:rPr>
          <w:rFonts w:ascii="Arial" w:hAnsi="Arial" w:cs="Arial"/>
          <w:spacing w:val="-1"/>
          <w:sz w:val="22"/>
          <w:szCs w:val="22"/>
        </w:rPr>
        <w:t xml:space="preserve">training and/or validation set is </w:t>
      </w:r>
      <w:r>
        <w:rPr>
          <w:rFonts w:ascii="Arial" w:hAnsi="Arial" w:cs="Arial"/>
          <w:spacing w:val="-1"/>
          <w:sz w:val="22"/>
          <w:szCs w:val="22"/>
        </w:rPr>
        <w:t>used</w:t>
      </w:r>
      <w:r w:rsidR="00084DFF" w:rsidRPr="00084DFF">
        <w:rPr>
          <w:rFonts w:ascii="Arial" w:hAnsi="Arial" w:cs="Arial"/>
          <w:spacing w:val="-1"/>
          <w:sz w:val="22"/>
          <w:szCs w:val="22"/>
        </w:rPr>
        <w:t xml:space="preserve">. The </w:t>
      </w:r>
      <w:r>
        <w:rPr>
          <w:rFonts w:ascii="Arial" w:hAnsi="Arial" w:cs="Arial"/>
          <w:spacing w:val="-1"/>
          <w:sz w:val="22"/>
          <w:szCs w:val="22"/>
        </w:rPr>
        <w:t xml:space="preserve">Spruce </w:t>
      </w:r>
      <w:r w:rsidR="00084DFF" w:rsidRPr="00084DFF">
        <w:rPr>
          <w:rFonts w:ascii="Arial" w:hAnsi="Arial" w:cs="Arial"/>
          <w:spacing w:val="-1"/>
          <w:sz w:val="22"/>
          <w:szCs w:val="22"/>
        </w:rPr>
        <w:t xml:space="preserve">test data set </w:t>
      </w:r>
      <w:r>
        <w:rPr>
          <w:rFonts w:ascii="Arial" w:hAnsi="Arial" w:cs="Arial"/>
          <w:spacing w:val="-1"/>
          <w:sz w:val="22"/>
          <w:szCs w:val="22"/>
        </w:rPr>
        <w:t>was not</w:t>
      </w:r>
      <w:r w:rsidR="00084DFF" w:rsidRPr="00084DFF">
        <w:rPr>
          <w:rFonts w:ascii="Arial" w:hAnsi="Arial" w:cs="Arial"/>
          <w:spacing w:val="-1"/>
          <w:sz w:val="22"/>
          <w:szCs w:val="22"/>
        </w:rPr>
        <w:t xml:space="preserve"> used during </w:t>
      </w:r>
      <w:r>
        <w:rPr>
          <w:rFonts w:ascii="Arial" w:hAnsi="Arial" w:cs="Arial"/>
          <w:spacing w:val="-1"/>
          <w:sz w:val="22"/>
          <w:szCs w:val="22"/>
        </w:rPr>
        <w:t xml:space="preserve">the </w:t>
      </w:r>
      <w:r w:rsidR="00084DFF" w:rsidRPr="00084DFF">
        <w:rPr>
          <w:rFonts w:ascii="Arial" w:hAnsi="Arial" w:cs="Arial"/>
          <w:spacing w:val="-1"/>
          <w:sz w:val="22"/>
          <w:szCs w:val="22"/>
        </w:rPr>
        <w:t xml:space="preserve">training </w:t>
      </w:r>
      <w:r>
        <w:rPr>
          <w:rFonts w:ascii="Arial" w:hAnsi="Arial" w:cs="Arial"/>
          <w:spacing w:val="-1"/>
          <w:sz w:val="22"/>
          <w:szCs w:val="22"/>
        </w:rPr>
        <w:t xml:space="preserve">of </w:t>
      </w:r>
      <w:r w:rsidR="00084DFF" w:rsidRPr="00084DFF">
        <w:rPr>
          <w:rFonts w:ascii="Arial" w:hAnsi="Arial" w:cs="Arial"/>
          <w:spacing w:val="-1"/>
          <w:sz w:val="22"/>
          <w:szCs w:val="22"/>
        </w:rPr>
        <w:t xml:space="preserve">the classifier. The </w:t>
      </w:r>
      <w:r>
        <w:rPr>
          <w:rFonts w:ascii="Arial" w:hAnsi="Arial" w:cs="Arial"/>
          <w:spacing w:val="-1"/>
          <w:sz w:val="22"/>
          <w:szCs w:val="22"/>
        </w:rPr>
        <w:t xml:space="preserve">Spruce </w:t>
      </w:r>
      <w:r w:rsidR="00084DFF" w:rsidRPr="00084DFF">
        <w:rPr>
          <w:rFonts w:ascii="Arial" w:hAnsi="Arial" w:cs="Arial"/>
          <w:spacing w:val="-1"/>
          <w:sz w:val="22"/>
          <w:szCs w:val="22"/>
        </w:rPr>
        <w:t xml:space="preserve">test set </w:t>
      </w:r>
      <w:r>
        <w:rPr>
          <w:rFonts w:ascii="Arial" w:hAnsi="Arial" w:cs="Arial"/>
          <w:spacing w:val="-1"/>
          <w:sz w:val="22"/>
          <w:szCs w:val="22"/>
        </w:rPr>
        <w:t>was only used to</w:t>
      </w:r>
      <w:r w:rsidR="00084DFF" w:rsidRPr="00084DFF">
        <w:rPr>
          <w:rFonts w:ascii="Arial" w:hAnsi="Arial" w:cs="Arial"/>
          <w:spacing w:val="-1"/>
          <w:sz w:val="22"/>
          <w:szCs w:val="22"/>
        </w:rPr>
        <w:t xml:space="preserve"> test</w:t>
      </w:r>
      <w:del w:id="198" w:author="user" w:date="2019-10-14T13:43:00Z">
        <w:r w:rsidR="00084DFF" w:rsidRPr="00084DFF" w:rsidDel="00386B6A">
          <w:rPr>
            <w:rFonts w:ascii="Arial" w:hAnsi="Arial" w:cs="Arial"/>
            <w:spacing w:val="-1"/>
            <w:sz w:val="22"/>
            <w:szCs w:val="22"/>
          </w:rPr>
          <w:delText>ing</w:delText>
        </w:r>
      </w:del>
      <w:r w:rsidR="00084DFF" w:rsidRPr="00084DFF">
        <w:rPr>
          <w:rFonts w:ascii="Arial" w:hAnsi="Arial" w:cs="Arial"/>
          <w:spacing w:val="-1"/>
          <w:sz w:val="22"/>
          <w:szCs w:val="22"/>
        </w:rPr>
        <w:t xml:space="preserve"> the </w:t>
      </w:r>
      <w:r>
        <w:rPr>
          <w:rFonts w:ascii="Arial" w:hAnsi="Arial" w:cs="Arial"/>
          <w:spacing w:val="-1"/>
          <w:sz w:val="22"/>
          <w:szCs w:val="22"/>
        </w:rPr>
        <w:t>model accuracy</w:t>
      </w:r>
      <w:r w:rsidR="00084DFF" w:rsidRPr="00084DFF">
        <w:rPr>
          <w:rFonts w:ascii="Arial" w:hAnsi="Arial" w:cs="Arial"/>
          <w:spacing w:val="-1"/>
          <w:sz w:val="22"/>
          <w:szCs w:val="22"/>
        </w:rPr>
        <w:t>.</w:t>
      </w:r>
    </w:p>
    <w:p w14:paraId="685A324C" w14:textId="1A1060C7" w:rsidR="00DC701C" w:rsidDel="000270CF" w:rsidRDefault="00DC701C" w:rsidP="00084DFF">
      <w:pPr>
        <w:pStyle w:val="mz"/>
        <w:shd w:val="clear" w:color="auto" w:fill="FFFFFF"/>
        <w:spacing w:before="480" w:beforeAutospacing="0" w:after="0" w:afterAutospacing="0"/>
        <w:ind w:left="1134"/>
        <w:rPr>
          <w:del w:id="199" w:author="Finnegan, Ciaran (IE Dublin)" w:date="2019-10-15T18:07:00Z"/>
          <w:rFonts w:ascii="Arial" w:hAnsi="Arial" w:cs="Arial"/>
          <w:spacing w:val="-1"/>
          <w:sz w:val="22"/>
          <w:szCs w:val="22"/>
        </w:rPr>
      </w:pPr>
      <w:r>
        <w:rPr>
          <w:rFonts w:ascii="Arial" w:hAnsi="Arial" w:cs="Arial"/>
          <w:spacing w:val="-1"/>
          <w:sz w:val="22"/>
          <w:szCs w:val="22"/>
        </w:rPr>
        <w:t>We used a 5-fold cross validation function in our cod</w:t>
      </w:r>
      <w:ins w:id="200" w:author="Finnegan, Ciaran (IE Dublin)" w:date="2019-10-15T18:07:00Z">
        <w:r w:rsidR="000270CF">
          <w:rPr>
            <w:rFonts w:ascii="Arial" w:hAnsi="Arial" w:cs="Arial"/>
            <w:spacing w:val="-1"/>
            <w:sz w:val="22"/>
            <w:szCs w:val="22"/>
          </w:rPr>
          <w:t>e:</w:t>
        </w:r>
      </w:ins>
      <w:del w:id="201" w:author="Finnegan, Ciaran (IE Dublin)" w:date="2019-10-15T18:07:00Z">
        <w:r w:rsidDel="000270CF">
          <w:rPr>
            <w:rFonts w:ascii="Arial" w:hAnsi="Arial" w:cs="Arial"/>
            <w:spacing w:val="-1"/>
            <w:sz w:val="22"/>
            <w:szCs w:val="22"/>
          </w:rPr>
          <w:delText>e:</w:delText>
        </w:r>
      </w:del>
    </w:p>
    <w:p w14:paraId="67486CFE" w14:textId="015D68FF" w:rsidR="00DC701C" w:rsidRPr="00084DFF" w:rsidRDefault="00DC701C" w:rsidP="00084DFF">
      <w:pPr>
        <w:pStyle w:val="mz"/>
        <w:shd w:val="clear" w:color="auto" w:fill="FFFFFF"/>
        <w:spacing w:before="480" w:beforeAutospacing="0" w:after="0" w:afterAutospacing="0"/>
        <w:ind w:left="1134"/>
        <w:rPr>
          <w:rFonts w:ascii="Arial" w:hAnsi="Arial" w:cs="Arial"/>
          <w:spacing w:val="-1"/>
          <w:sz w:val="22"/>
          <w:szCs w:val="22"/>
        </w:rPr>
      </w:pPr>
      <w:r>
        <w:rPr>
          <w:noProof/>
          <w:lang w:val="en-GB" w:eastAsia="en-GB"/>
        </w:rPr>
        <w:drawing>
          <wp:inline distT="0" distB="0" distL="0" distR="0" wp14:anchorId="14E7E3D0" wp14:editId="7791A2AD">
            <wp:extent cx="5615940" cy="2438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5940" cy="243840"/>
                    </a:xfrm>
                    <a:prstGeom prst="rect">
                      <a:avLst/>
                    </a:prstGeom>
                  </pic:spPr>
                </pic:pic>
              </a:graphicData>
            </a:graphic>
          </wp:inline>
        </w:drawing>
      </w:r>
    </w:p>
    <w:p w14:paraId="608A2EE1" w14:textId="345F8E5A" w:rsidR="00084DFF" w:rsidRPr="00084DFF" w:rsidDel="000270CF" w:rsidRDefault="00084DFF" w:rsidP="00084DFF">
      <w:pPr>
        <w:pStyle w:val="mz"/>
        <w:shd w:val="clear" w:color="auto" w:fill="FFFFFF"/>
        <w:spacing w:before="480" w:beforeAutospacing="0" w:after="0" w:afterAutospacing="0"/>
        <w:ind w:left="1134"/>
        <w:rPr>
          <w:del w:id="202" w:author="Finnegan, Ciaran (IE Dublin)" w:date="2019-10-15T18:07:00Z"/>
          <w:rFonts w:ascii="Arial" w:hAnsi="Arial" w:cs="Arial"/>
          <w:spacing w:val="-1"/>
          <w:sz w:val="22"/>
          <w:szCs w:val="22"/>
        </w:rPr>
      </w:pPr>
      <w:r w:rsidRPr="00084DFF">
        <w:rPr>
          <w:rStyle w:val="Strong"/>
          <w:rFonts w:ascii="Arial" w:hAnsi="Arial" w:cs="Arial"/>
          <w:spacing w:val="-1"/>
          <w:sz w:val="22"/>
          <w:szCs w:val="22"/>
        </w:rPr>
        <w:t>Training set:</w:t>
      </w:r>
      <w:r w:rsidRPr="00084DFF">
        <w:rPr>
          <w:rFonts w:ascii="Arial" w:hAnsi="Arial" w:cs="Arial"/>
          <w:spacing w:val="-1"/>
          <w:sz w:val="22"/>
          <w:szCs w:val="22"/>
        </w:rPr>
        <w:t xml:space="preserve"> The training set is the material through which the computer learns how to process information. Machine learning uses algorithms to perform the training part. A set of data used for </w:t>
      </w:r>
      <w:r w:rsidR="00F23705" w:rsidRPr="00084DFF">
        <w:rPr>
          <w:rFonts w:ascii="Arial" w:hAnsi="Arial" w:cs="Arial"/>
          <w:spacing w:val="-1"/>
          <w:sz w:val="22"/>
          <w:szCs w:val="22"/>
        </w:rPr>
        <w:t>learning that</w:t>
      </w:r>
      <w:r w:rsidRPr="00084DFF">
        <w:rPr>
          <w:rFonts w:ascii="Arial" w:hAnsi="Arial" w:cs="Arial"/>
          <w:spacing w:val="-1"/>
          <w:sz w:val="22"/>
          <w:szCs w:val="22"/>
        </w:rPr>
        <w:t xml:space="preserve"> is to fit the parameters of the </w:t>
      </w:r>
      <w:proofErr w:type="spellStart"/>
      <w:r w:rsidRPr="00084DFF">
        <w:rPr>
          <w:rFonts w:ascii="Arial" w:hAnsi="Arial" w:cs="Arial"/>
          <w:spacing w:val="-1"/>
          <w:sz w:val="22"/>
          <w:szCs w:val="22"/>
        </w:rPr>
        <w:t>classifier.</w:t>
      </w:r>
    </w:p>
    <w:p w14:paraId="7941D637" w14:textId="77777777" w:rsidR="000270CF" w:rsidRDefault="000270CF" w:rsidP="00084DFF">
      <w:pPr>
        <w:pStyle w:val="mz"/>
        <w:shd w:val="clear" w:color="auto" w:fill="FFFFFF"/>
        <w:spacing w:before="480" w:beforeAutospacing="0" w:after="0" w:afterAutospacing="0"/>
        <w:ind w:left="1134"/>
        <w:rPr>
          <w:ins w:id="203" w:author="Finnegan, Ciaran (IE Dublin)" w:date="2019-10-15T18:07:00Z"/>
          <w:rStyle w:val="Strong"/>
          <w:rFonts w:ascii="Arial" w:hAnsi="Arial" w:cs="Arial"/>
          <w:spacing w:val="-1"/>
          <w:sz w:val="22"/>
          <w:szCs w:val="22"/>
        </w:rPr>
      </w:pPr>
      <w:proofErr w:type="spellEnd"/>
    </w:p>
    <w:p w14:paraId="30354914" w14:textId="77777777" w:rsidR="00084DFF" w:rsidRPr="00084DFF" w:rsidRDefault="00084DFF" w:rsidP="00084DFF">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Validation set:</w:t>
      </w:r>
      <w:r w:rsidRPr="00084DFF">
        <w:rPr>
          <w:rFonts w:ascii="Arial" w:hAnsi="Arial" w:cs="Arial"/>
          <w:spacing w:val="-1"/>
          <w:sz w:val="22"/>
          <w:szCs w:val="22"/>
        </w:rPr>
        <w:t> Cross-validation is primarily used in applied machine learning to estimate the skill of a machine learning model on unseen data. A set of unseen data is used from the training data to tune the parameters of a classifier.</w:t>
      </w:r>
    </w:p>
    <w:p w14:paraId="074147DB" w14:textId="77777777" w:rsidR="00084DFF" w:rsidRPr="00084DFF" w:rsidRDefault="00084DFF" w:rsidP="00084DFF">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Test set:</w:t>
      </w:r>
      <w:r w:rsidRPr="00084DFF">
        <w:rPr>
          <w:rFonts w:ascii="Arial" w:hAnsi="Arial" w:cs="Arial"/>
          <w:spacing w:val="-1"/>
          <w:sz w:val="22"/>
          <w:szCs w:val="22"/>
        </w:rPr>
        <w:t> A set of unseen data used only to assess the performance of a fully-specified classifier.</w:t>
      </w:r>
    </w:p>
    <w:p w14:paraId="6E6E49E3" w14:textId="77777777" w:rsidR="00B72340" w:rsidRDefault="00B72340" w:rsidP="00B72340"/>
    <w:p w14:paraId="1815858D" w14:textId="77777777" w:rsidR="00DC701C" w:rsidRPr="00B72340" w:rsidRDefault="00DC701C" w:rsidP="00B72340">
      <w:r w:rsidRPr="00DC701C">
        <w:rPr>
          <w:rStyle w:val="Strong"/>
          <w:b w:val="0"/>
          <w:spacing w:val="-1"/>
          <w:szCs w:val="22"/>
        </w:rPr>
        <w:t>This can be graphically represented like this</w:t>
      </w:r>
      <w:r>
        <w:rPr>
          <w:rStyle w:val="Strong"/>
          <w:b w:val="0"/>
          <w:spacing w:val="-1"/>
          <w:szCs w:val="22"/>
        </w:rPr>
        <w:t>:</w:t>
      </w:r>
    </w:p>
    <w:p w14:paraId="0CB11DE9" w14:textId="77777777" w:rsidR="00FE79E0" w:rsidRDefault="00FE79E0" w:rsidP="00FE79E0">
      <w:pPr>
        <w:pStyle w:val="ListParagraph"/>
        <w:ind w:left="1854"/>
        <w:rPr>
          <w:szCs w:val="22"/>
        </w:rPr>
      </w:pPr>
    </w:p>
    <w:p w14:paraId="01D52327" w14:textId="77777777" w:rsidR="00BD5AF9" w:rsidRPr="00FE79E0" w:rsidRDefault="00084DFF" w:rsidP="00084DFF">
      <w:pPr>
        <w:pStyle w:val="ListParagraph"/>
        <w:ind w:left="1134"/>
        <w:rPr>
          <w:szCs w:val="22"/>
        </w:rPr>
      </w:pPr>
      <w:r>
        <w:rPr>
          <w:noProof/>
          <w:szCs w:val="22"/>
          <w:lang w:eastAsia="en-GB"/>
        </w:rPr>
        <w:drawing>
          <wp:inline distT="0" distB="0" distL="0" distR="0" wp14:anchorId="79B76D29" wp14:editId="4C425D47">
            <wp:extent cx="5465220" cy="162408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Split Im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1630377"/>
                    </a:xfrm>
                    <a:prstGeom prst="rect">
                      <a:avLst/>
                    </a:prstGeom>
                  </pic:spPr>
                </pic:pic>
              </a:graphicData>
            </a:graphic>
          </wp:inline>
        </w:drawing>
      </w:r>
    </w:p>
    <w:p w14:paraId="68B248C9" w14:textId="77777777" w:rsidR="00DC701C" w:rsidRDefault="00DC701C" w:rsidP="00084DFF">
      <w:pPr>
        <w:pStyle w:val="mz"/>
        <w:shd w:val="clear" w:color="auto" w:fill="FFFFFF"/>
        <w:spacing w:before="480" w:beforeAutospacing="0" w:after="0" w:afterAutospacing="0"/>
        <w:ind w:left="1134"/>
        <w:rPr>
          <w:sz w:val="18"/>
        </w:rPr>
      </w:pPr>
      <w:commentRangeStart w:id="204"/>
      <w:r w:rsidRPr="00DA7B3E">
        <w:rPr>
          <w:i/>
          <w:iCs/>
          <w:spacing w:val="-1"/>
          <w:sz w:val="18"/>
          <w:szCs w:val="22"/>
        </w:rPr>
        <w:t>*Credit</w:t>
      </w:r>
      <w:r w:rsidRPr="00DA7B3E">
        <w:rPr>
          <w:sz w:val="18"/>
        </w:rPr>
        <w:t xml:space="preserve"> </w:t>
      </w:r>
      <w:hyperlink r:id="rId46" w:history="1">
        <w:r w:rsidRPr="00DA7B3E">
          <w:rPr>
            <w:rStyle w:val="Hyperlink"/>
            <w:sz w:val="18"/>
          </w:rPr>
          <w:t>https://towardsdatascience.com</w:t>
        </w:r>
      </w:hyperlink>
      <w:commentRangeEnd w:id="204"/>
      <w:r w:rsidR="00386B6A">
        <w:rPr>
          <w:rStyle w:val="CommentReference"/>
          <w:rFonts w:ascii="Arial" w:hAnsi="Arial" w:cs="Arial"/>
          <w:lang w:val="en-GB" w:eastAsia="en-US"/>
        </w:rPr>
        <w:commentReference w:id="204"/>
      </w:r>
    </w:p>
    <w:p w14:paraId="1A9F3B03" w14:textId="0511D614" w:rsidR="00084DFF" w:rsidRPr="00084DFF" w:rsidDel="000270CF" w:rsidRDefault="00084DFF" w:rsidP="00084DFF">
      <w:pPr>
        <w:pStyle w:val="mz"/>
        <w:shd w:val="clear" w:color="auto" w:fill="FFFFFF"/>
        <w:spacing w:before="480" w:beforeAutospacing="0" w:after="0" w:afterAutospacing="0"/>
        <w:ind w:left="1134"/>
        <w:rPr>
          <w:del w:id="205" w:author="Finnegan, Ciaran (IE Dublin)" w:date="2019-10-15T18:08:00Z"/>
          <w:rFonts w:ascii="Arial" w:hAnsi="Arial" w:cs="Arial"/>
          <w:spacing w:val="-1"/>
          <w:sz w:val="22"/>
          <w:szCs w:val="22"/>
        </w:rPr>
      </w:pPr>
      <w:r w:rsidRPr="00084DFF">
        <w:rPr>
          <w:rFonts w:ascii="Arial" w:hAnsi="Arial" w:cs="Arial"/>
          <w:spacing w:val="-1"/>
          <w:sz w:val="22"/>
          <w:szCs w:val="22"/>
        </w:rPr>
        <w:lastRenderedPageBreak/>
        <w:t>Once the data is divided into the 3 given segments we can start the training process.</w:t>
      </w:r>
    </w:p>
    <w:p w14:paraId="69A7B376" w14:textId="77777777" w:rsidR="00B2073D" w:rsidRDefault="00B2073D" w:rsidP="00084DFF">
      <w:pPr>
        <w:pStyle w:val="mz"/>
        <w:shd w:val="clear" w:color="auto" w:fill="FFFFFF"/>
        <w:spacing w:before="480" w:beforeAutospacing="0" w:after="0" w:afterAutospacing="0"/>
        <w:ind w:left="1134"/>
        <w:rPr>
          <w:ins w:id="206" w:author="Finnegan, Ciaran (IE Dublin)" w:date="2019-10-15T18:08:00Z"/>
          <w:rFonts w:ascii="Arial" w:hAnsi="Arial" w:cs="Arial"/>
          <w:spacing w:val="-1"/>
          <w:sz w:val="22"/>
          <w:szCs w:val="22"/>
        </w:rPr>
      </w:pPr>
    </w:p>
    <w:p w14:paraId="184E63C8" w14:textId="77777777" w:rsidR="000270CF" w:rsidRDefault="000270CF" w:rsidP="00084DFF">
      <w:pPr>
        <w:pStyle w:val="mz"/>
        <w:shd w:val="clear" w:color="auto" w:fill="FFFFFF"/>
        <w:spacing w:before="480" w:beforeAutospacing="0" w:after="0" w:afterAutospacing="0"/>
        <w:ind w:left="1134"/>
        <w:rPr>
          <w:rFonts w:ascii="Arial" w:hAnsi="Arial" w:cs="Arial"/>
          <w:spacing w:val="-1"/>
          <w:sz w:val="22"/>
          <w:szCs w:val="22"/>
        </w:rPr>
      </w:pPr>
    </w:p>
    <w:p w14:paraId="619C99BF" w14:textId="77777777" w:rsidR="00B2073D" w:rsidRDefault="00B2073D" w:rsidP="00B2073D">
      <w:pPr>
        <w:pStyle w:val="Heading2"/>
      </w:pPr>
      <w:bookmarkStart w:id="207" w:name="_Ref21367206"/>
      <w:bookmarkStart w:id="208" w:name="_Toc22055400"/>
      <w:r>
        <w:t>Tuning the RandomForest model for the Spruce dataset</w:t>
      </w:r>
      <w:bookmarkEnd w:id="207"/>
      <w:bookmarkEnd w:id="208"/>
    </w:p>
    <w:p w14:paraId="4FC31318" w14:textId="77777777" w:rsidR="00B2073D" w:rsidRDefault="00FD081E" w:rsidP="00B2073D">
      <w:r>
        <w:t>In our P</w:t>
      </w:r>
      <w:r w:rsidR="006160AF">
        <w:t>ytho</w:t>
      </w:r>
      <w:r>
        <w:t>n code</w:t>
      </w:r>
      <w:r w:rsidR="003F76DB">
        <w:t xml:space="preserve"> – </w:t>
      </w:r>
      <w:r w:rsidR="003F76DB" w:rsidRPr="003F76DB">
        <w:rPr>
          <w:b/>
          <w:i/>
        </w:rPr>
        <w:t>TuneRandomForestAlgorithm(X_train, Y-train)</w:t>
      </w:r>
      <w:r w:rsidR="003F76DB">
        <w:t xml:space="preserve"> -</w:t>
      </w:r>
      <w:r>
        <w:t xml:space="preserve"> a CrossValidation routines was invoked on the training set to implement a 5-fold cross validation exercise.</w:t>
      </w:r>
    </w:p>
    <w:p w14:paraId="09C07057" w14:textId="77777777" w:rsidR="00B2073D" w:rsidRPr="006160AF" w:rsidRDefault="006160AF" w:rsidP="006160AF">
      <w:pPr>
        <w:pStyle w:val="HTMLPreformatted"/>
        <w:shd w:val="clear" w:color="auto" w:fill="FFFFFF"/>
        <w:ind w:left="1134"/>
        <w:rPr>
          <w:rFonts w:ascii="Arial" w:hAnsi="Arial" w:cs="Arial"/>
          <w:sz w:val="22"/>
          <w:szCs w:val="22"/>
        </w:rPr>
      </w:pPr>
      <w:r w:rsidRPr="006160AF">
        <w:rPr>
          <w:rFonts w:ascii="Arial" w:hAnsi="Arial" w:cs="Arial"/>
          <w:sz w:val="22"/>
          <w:szCs w:val="22"/>
        </w:rPr>
        <w:t>The code snippet below shows the main body of our function</w:t>
      </w:r>
      <w:r w:rsidR="00E40CA4">
        <w:rPr>
          <w:rFonts w:ascii="Arial" w:hAnsi="Arial" w:cs="Arial"/>
          <w:sz w:val="22"/>
          <w:szCs w:val="22"/>
        </w:rPr>
        <w:t xml:space="preserve"> </w:t>
      </w:r>
      <w:r w:rsidRPr="006160AF">
        <w:rPr>
          <w:rFonts w:ascii="Arial" w:hAnsi="Arial" w:cs="Arial"/>
          <w:sz w:val="22"/>
          <w:szCs w:val="22"/>
        </w:rPr>
        <w:t>providing a value for a hyperparameter to be applied to the model in order to optimise results.</w:t>
      </w:r>
    </w:p>
    <w:p w14:paraId="36A26D4F" w14:textId="77777777" w:rsidR="006160AF" w:rsidRDefault="006160AF" w:rsidP="00B2073D">
      <w:r>
        <w:t>The FOR LOOP runs through each of the following scoring options:</w:t>
      </w:r>
    </w:p>
    <w:p w14:paraId="10482FEA" w14:textId="77777777" w:rsidR="006160AF" w:rsidRPr="006160AF" w:rsidRDefault="006160AF" w:rsidP="0087668B">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2"/>
          <w:lang w:val="en-IE" w:eastAsia="en-IE"/>
        </w:rPr>
      </w:pPr>
      <w:r>
        <w:rPr>
          <w:iCs/>
          <w:szCs w:val="22"/>
          <w:lang w:val="en-IE" w:eastAsia="en-IE"/>
        </w:rPr>
        <w:t>S</w:t>
      </w:r>
      <w:r w:rsidRPr="006160AF">
        <w:rPr>
          <w:iCs/>
          <w:szCs w:val="22"/>
          <w:lang w:val="en-IE" w:eastAsia="en-IE"/>
        </w:rPr>
        <w:t>coring = 'accuracy' when you want to maximize prediction accuracy</w:t>
      </w:r>
    </w:p>
    <w:p w14:paraId="3C62F109" w14:textId="77777777" w:rsidR="006160AF" w:rsidRPr="006160AF" w:rsidRDefault="006160AF" w:rsidP="006160A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94"/>
        <w:rPr>
          <w:szCs w:val="22"/>
          <w:lang w:val="en-IE" w:eastAsia="en-IE"/>
        </w:rPr>
      </w:pPr>
    </w:p>
    <w:p w14:paraId="3AC5B59F" w14:textId="77777777" w:rsidR="006160AF" w:rsidRPr="006160AF" w:rsidRDefault="006160AF" w:rsidP="0087668B">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2"/>
          <w:lang w:val="en-IE" w:eastAsia="en-IE"/>
        </w:rPr>
      </w:pPr>
      <w:r>
        <w:rPr>
          <w:iCs/>
          <w:szCs w:val="22"/>
          <w:lang w:val="en-IE" w:eastAsia="en-IE"/>
        </w:rPr>
        <w:t>S</w:t>
      </w:r>
      <w:r w:rsidRPr="006160AF">
        <w:rPr>
          <w:iCs/>
          <w:szCs w:val="22"/>
          <w:lang w:val="en-IE" w:eastAsia="en-IE"/>
        </w:rPr>
        <w:t>coring = 'recall' when you want to minimize false negatives</w:t>
      </w:r>
    </w:p>
    <w:p w14:paraId="4DD555F3" w14:textId="77777777" w:rsidR="006160AF" w:rsidRPr="006160AF" w:rsidRDefault="006160AF" w:rsidP="006160A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94"/>
        <w:rPr>
          <w:szCs w:val="22"/>
          <w:lang w:val="en-IE" w:eastAsia="en-IE"/>
        </w:rPr>
      </w:pPr>
    </w:p>
    <w:p w14:paraId="0C4F262B" w14:textId="77777777" w:rsidR="006160AF" w:rsidRPr="006160AF" w:rsidRDefault="006160AF" w:rsidP="0087668B">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2"/>
          <w:lang w:val="en-IE" w:eastAsia="en-IE"/>
        </w:rPr>
      </w:pPr>
      <w:r>
        <w:rPr>
          <w:iCs/>
          <w:szCs w:val="22"/>
          <w:lang w:val="en-IE" w:eastAsia="en-IE"/>
        </w:rPr>
        <w:t>S</w:t>
      </w:r>
      <w:r w:rsidRPr="006160AF">
        <w:rPr>
          <w:iCs/>
          <w:szCs w:val="22"/>
          <w:lang w:val="en-IE" w:eastAsia="en-IE"/>
        </w:rPr>
        <w:t>coring = 'precision' when you want to minimize false positives</w:t>
      </w:r>
    </w:p>
    <w:p w14:paraId="5377FFC2" w14:textId="77777777" w:rsidR="006160AF" w:rsidRPr="006160AF" w:rsidRDefault="006160AF" w:rsidP="006160A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94"/>
        <w:rPr>
          <w:szCs w:val="22"/>
          <w:lang w:val="en-IE" w:eastAsia="en-IE"/>
        </w:rPr>
      </w:pPr>
    </w:p>
    <w:p w14:paraId="3D9BA1E6" w14:textId="77777777" w:rsidR="006160AF" w:rsidRPr="006160AF" w:rsidRDefault="006160AF" w:rsidP="0087668B">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2"/>
          <w:lang w:val="en-IE" w:eastAsia="en-IE"/>
        </w:rPr>
      </w:pPr>
      <w:r>
        <w:rPr>
          <w:iCs/>
          <w:szCs w:val="22"/>
          <w:lang w:val="en-IE" w:eastAsia="en-IE"/>
        </w:rPr>
        <w:t>S</w:t>
      </w:r>
      <w:r w:rsidRPr="006160AF">
        <w:rPr>
          <w:iCs/>
          <w:szCs w:val="22"/>
          <w:lang w:val="en-IE" w:eastAsia="en-IE"/>
        </w:rPr>
        <w:t>coring = 'f1' when you want to balance false positives and false negatives (place equal emphasis on minimizing both)</w:t>
      </w:r>
    </w:p>
    <w:p w14:paraId="169EC807" w14:textId="77777777" w:rsidR="006160AF" w:rsidRDefault="006160AF" w:rsidP="00B2073D"/>
    <w:p w14:paraId="646C755B" w14:textId="77777777" w:rsidR="006160AF" w:rsidRDefault="006160AF" w:rsidP="006160AF">
      <w:r>
        <w:t xml:space="preserve">‘Scoring’ is a parameter option used in the </w:t>
      </w:r>
      <w:r w:rsidRPr="006160AF">
        <w:rPr>
          <w:i/>
        </w:rPr>
        <w:t>GridSearchCV</w:t>
      </w:r>
      <w:r>
        <w:t xml:space="preserve"> function and will return a hyperparameter value optimise the model for a particular objective goal.</w:t>
      </w:r>
    </w:p>
    <w:p w14:paraId="2FDF0278" w14:textId="77777777" w:rsidR="00B2073D" w:rsidRPr="00084DFF" w:rsidRDefault="006160AF" w:rsidP="002605C4">
      <w:pPr>
        <w:ind w:left="567"/>
        <w:rPr>
          <w:spacing w:val="-1"/>
          <w:szCs w:val="22"/>
        </w:rPr>
      </w:pPr>
      <w:r>
        <w:rPr>
          <w:noProof/>
          <w:lang w:eastAsia="en-GB"/>
        </w:rPr>
        <w:drawing>
          <wp:inline distT="0" distB="0" distL="0" distR="0" wp14:anchorId="15DE6F67" wp14:editId="11648C27">
            <wp:extent cx="6264910" cy="34296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64910" cy="3429635"/>
                    </a:xfrm>
                    <a:prstGeom prst="rect">
                      <a:avLst/>
                    </a:prstGeom>
                  </pic:spPr>
                </pic:pic>
              </a:graphicData>
            </a:graphic>
          </wp:inline>
        </w:drawing>
      </w:r>
    </w:p>
    <w:p w14:paraId="196E8A57" w14:textId="77777777" w:rsidR="00A41EF9" w:rsidRDefault="00A41EF9">
      <w:pPr>
        <w:spacing w:after="0" w:line="240" w:lineRule="auto"/>
        <w:ind w:left="0"/>
      </w:pPr>
    </w:p>
    <w:p w14:paraId="40BDEFCA" w14:textId="77777777" w:rsidR="00B2073D" w:rsidRDefault="00B2073D">
      <w:pPr>
        <w:spacing w:after="0" w:line="240" w:lineRule="auto"/>
        <w:ind w:left="0"/>
      </w:pPr>
    </w:p>
    <w:p w14:paraId="51A4FD76" w14:textId="77777777" w:rsidR="00B2073D" w:rsidRDefault="00B2073D" w:rsidP="00B2073D">
      <w:r>
        <w:tab/>
        <w:t xml:space="preserve"> </w:t>
      </w:r>
    </w:p>
    <w:p w14:paraId="419C72FB" w14:textId="77777777" w:rsidR="006160AF" w:rsidRDefault="00A43817" w:rsidP="00A43817">
      <w:r>
        <w:t>The ‘n_</w:t>
      </w:r>
      <w:r w:rsidR="006160AF">
        <w:t xml:space="preserve">estimator’ value list is an incremental list reflecting the </w:t>
      </w:r>
      <w:r w:rsidR="00F23705">
        <w:t>staggered</w:t>
      </w:r>
      <w:r w:rsidR="00E631DF">
        <w:t xml:space="preserve"> </w:t>
      </w:r>
      <w:r w:rsidR="00F23705">
        <w:t>list</w:t>
      </w:r>
      <w:r w:rsidR="00E631DF">
        <w:t xml:space="preserve"> of option for the</w:t>
      </w:r>
      <w:r w:rsidR="006160AF">
        <w:t xml:space="preserve"> tree depth for the algorithm.</w:t>
      </w:r>
    </w:p>
    <w:p w14:paraId="29F3DC3B" w14:textId="77777777" w:rsidR="006160AF" w:rsidRDefault="00E631DF" w:rsidP="00B2073D">
      <w:r>
        <w:lastRenderedPageBreak/>
        <w:t>Each ‘scoring’ parameter is executed against this range of steps to provide and ‘n-estimator’ value that will optimise the model for the scoring objective.</w:t>
      </w:r>
    </w:p>
    <w:p w14:paraId="0B547D22" w14:textId="77777777" w:rsidR="00E631DF" w:rsidRDefault="00E631DF" w:rsidP="00B2073D">
      <w:r>
        <w:t xml:space="preserve">This code took some time to run when executed and produced the following console </w:t>
      </w:r>
      <w:r w:rsidR="00F23705">
        <w:t>output</w:t>
      </w:r>
      <w:r>
        <w:t>:</w:t>
      </w:r>
    </w:p>
    <w:p w14:paraId="43512F95" w14:textId="77777777" w:rsidR="00E631DF" w:rsidRDefault="00E631DF" w:rsidP="00B2073D">
      <w:r>
        <w:rPr>
          <w:noProof/>
          <w:lang w:eastAsia="en-GB"/>
        </w:rPr>
        <w:drawing>
          <wp:inline distT="0" distB="0" distL="0" distR="0" wp14:anchorId="59615D74" wp14:editId="074B0835">
            <wp:extent cx="4700789" cy="4146997"/>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_Estimators Console Screenshot.JPG"/>
                    <pic:cNvPicPr/>
                  </pic:nvPicPr>
                  <pic:blipFill>
                    <a:blip r:embed="rId48">
                      <a:extLst>
                        <a:ext uri="{28A0092B-C50C-407E-A947-70E740481C1C}">
                          <a14:useLocalDpi xmlns:a14="http://schemas.microsoft.com/office/drawing/2010/main" val="0"/>
                        </a:ext>
                      </a:extLst>
                    </a:blip>
                    <a:stretch>
                      <a:fillRect/>
                    </a:stretch>
                  </pic:blipFill>
                  <pic:spPr>
                    <a:xfrm>
                      <a:off x="0" y="0"/>
                      <a:ext cx="4707480" cy="4152900"/>
                    </a:xfrm>
                    <a:prstGeom prst="rect">
                      <a:avLst/>
                    </a:prstGeom>
                  </pic:spPr>
                </pic:pic>
              </a:graphicData>
            </a:graphic>
          </wp:inline>
        </w:drawing>
      </w:r>
    </w:p>
    <w:p w14:paraId="1C9B43BE" w14:textId="77777777" w:rsidR="006160AF" w:rsidRDefault="006160AF" w:rsidP="00B2073D"/>
    <w:p w14:paraId="0B8296FC" w14:textId="77777777" w:rsidR="006160AF" w:rsidRDefault="006160AF" w:rsidP="00B2073D"/>
    <w:p w14:paraId="2BE6F58C" w14:textId="77777777" w:rsidR="00B2073D" w:rsidRDefault="00A43817" w:rsidP="00B2073D">
      <w:r>
        <w:t>The ‘n_</w:t>
      </w:r>
      <w:r w:rsidR="00B2073D">
        <w:t xml:space="preserve">estimator’ value will provide the max tree depth </w:t>
      </w:r>
      <w:r w:rsidR="00E631DF">
        <w:t xml:space="preserve">tuned for use </w:t>
      </w:r>
      <w:r w:rsidR="00B2073D">
        <w:t>in the Random</w:t>
      </w:r>
      <w:ins w:id="209" w:author="user" w:date="2019-10-14T13:47:00Z">
        <w:r w:rsidR="00386B6A">
          <w:t xml:space="preserve"> </w:t>
        </w:r>
      </w:ins>
      <w:r w:rsidR="00B2073D">
        <w:t>Forest model when it is applied against the S</w:t>
      </w:r>
      <w:r w:rsidR="00E631DF">
        <w:t>pruce training dataset with a particular scoring objective.</w:t>
      </w:r>
    </w:p>
    <w:p w14:paraId="5666D7F2" w14:textId="77777777" w:rsidR="00E758E2" w:rsidRDefault="00E758E2" w:rsidP="00B2073D">
      <w:r>
        <w:t>This use and purpose of this ‘hyperparameter</w:t>
      </w:r>
      <w:r w:rsidR="002605C4">
        <w:t>’</w:t>
      </w:r>
      <w:r>
        <w:t xml:space="preserve"> is further described in Section </w:t>
      </w:r>
      <w:r>
        <w:fldChar w:fldCharType="begin"/>
      </w:r>
      <w:r>
        <w:instrText xml:space="preserve"> REF _Ref21368078 \r \h </w:instrText>
      </w:r>
      <w:r>
        <w:fldChar w:fldCharType="separate"/>
      </w:r>
      <w:r>
        <w:t>6.2</w:t>
      </w:r>
      <w:r>
        <w:fldChar w:fldCharType="end"/>
      </w:r>
      <w:r>
        <w:t xml:space="preserve"> of this document.</w:t>
      </w:r>
    </w:p>
    <w:p w14:paraId="427741D2" w14:textId="77777777" w:rsidR="00E758E2" w:rsidRDefault="00E758E2" w:rsidP="00B2073D"/>
    <w:p w14:paraId="7424E622" w14:textId="77777777" w:rsidR="00B2073D" w:rsidRDefault="00B2073D" w:rsidP="00B2073D"/>
    <w:p w14:paraId="469DA62E" w14:textId="77777777" w:rsidR="00B2073D" w:rsidRDefault="00B2073D" w:rsidP="00B2073D">
      <w:pPr>
        <w:spacing w:after="0" w:line="240" w:lineRule="auto"/>
        <w:ind w:left="0"/>
      </w:pPr>
    </w:p>
    <w:p w14:paraId="28FD080E" w14:textId="77777777" w:rsidR="00B2073D" w:rsidRDefault="00B2073D">
      <w:pPr>
        <w:spacing w:after="0" w:line="240" w:lineRule="auto"/>
        <w:ind w:left="0"/>
        <w:rPr>
          <w:b/>
          <w:bCs/>
          <w:iCs/>
          <w:color w:val="3C8D94"/>
          <w:sz w:val="26"/>
          <w:szCs w:val="28"/>
        </w:rPr>
      </w:pPr>
      <w:r>
        <w:br w:type="page"/>
      </w:r>
    </w:p>
    <w:p w14:paraId="0E2AD6A8" w14:textId="77777777" w:rsidR="00B2073D" w:rsidRDefault="00B2073D" w:rsidP="00B2073D">
      <w:pPr>
        <w:pStyle w:val="Heading2"/>
      </w:pPr>
      <w:bookmarkStart w:id="210" w:name="_Toc22055401"/>
      <w:r>
        <w:lastRenderedPageBreak/>
        <w:t>Determine the subset of ‘significant features’</w:t>
      </w:r>
      <w:bookmarkEnd w:id="210"/>
    </w:p>
    <w:p w14:paraId="1C79AF25" w14:textId="77777777" w:rsidR="00B2073D" w:rsidRDefault="00B2073D" w:rsidP="00B2073D">
      <w:pPr>
        <w:pStyle w:val="Heading3"/>
      </w:pPr>
      <w:r>
        <w:t xml:space="preserve">Run the RandomForest Algorithm </w:t>
      </w:r>
      <w:r w:rsidR="00F23705">
        <w:t>against</w:t>
      </w:r>
      <w:r>
        <w:t xml:space="preserve"> Full Spruce Training set</w:t>
      </w:r>
    </w:p>
    <w:p w14:paraId="0340D631" w14:textId="77777777" w:rsidR="00B2073D" w:rsidRDefault="00575893" w:rsidP="00B2073D">
      <w:r>
        <w:t>As our analysis strategy is to focus on the reduction of False Negatives, we passed the ‘</w:t>
      </w:r>
      <w:r w:rsidRPr="004C273E">
        <w:rPr>
          <w:i/>
        </w:rPr>
        <w:t>n_estimator’</w:t>
      </w:r>
      <w:r>
        <w:t xml:space="preserve"> parameter of the RandomForestClassifier function</w:t>
      </w:r>
      <w:r w:rsidR="004C273E">
        <w:t xml:space="preserve"> a value of ‘</w:t>
      </w:r>
      <w:r w:rsidR="004C273E" w:rsidRPr="004C273E">
        <w:rPr>
          <w:b/>
        </w:rPr>
        <w:t>550</w:t>
      </w:r>
      <w:r w:rsidR="004C273E">
        <w:t>’</w:t>
      </w:r>
    </w:p>
    <w:p w14:paraId="6965CEAB" w14:textId="77777777" w:rsidR="004C273E" w:rsidRDefault="004C273E" w:rsidP="00B2073D">
      <w:r>
        <w:t>(We used the ‘</w:t>
      </w:r>
      <w:r w:rsidRPr="004C273E">
        <w:rPr>
          <w:i/>
        </w:rPr>
        <w:t>best_estimator’</w:t>
      </w:r>
      <w:r>
        <w:t xml:space="preserve"> variable in our Python code to store this value).</w:t>
      </w:r>
    </w:p>
    <w:p w14:paraId="01B67129" w14:textId="77777777" w:rsidR="00B2073D" w:rsidRPr="00B2073D" w:rsidRDefault="00B2073D" w:rsidP="002E76FD">
      <w:pPr>
        <w:ind w:left="567"/>
      </w:pPr>
      <w:r>
        <w:rPr>
          <w:noProof/>
          <w:lang w:eastAsia="en-GB"/>
        </w:rPr>
        <w:drawing>
          <wp:inline distT="0" distB="0" distL="0" distR="0" wp14:anchorId="64867D4B" wp14:editId="16818E40">
            <wp:extent cx="5926249" cy="35329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2010" cy="3530382"/>
                    </a:xfrm>
                    <a:prstGeom prst="rect">
                      <a:avLst/>
                    </a:prstGeom>
                  </pic:spPr>
                </pic:pic>
              </a:graphicData>
            </a:graphic>
          </wp:inline>
        </w:drawing>
      </w:r>
    </w:p>
    <w:p w14:paraId="4F1FDFC0" w14:textId="77777777" w:rsidR="00B2073D" w:rsidRDefault="00B2073D" w:rsidP="00B2073D"/>
    <w:p w14:paraId="14D7A8E3" w14:textId="77777777" w:rsidR="00B2073D" w:rsidRDefault="006E088E" w:rsidP="00B2073D">
      <w:r>
        <w:t>The first time we ran the Random</w:t>
      </w:r>
      <w:ins w:id="211" w:author="user" w:date="2019-10-14T13:47:00Z">
        <w:r w:rsidR="00386B6A">
          <w:t xml:space="preserve"> </w:t>
        </w:r>
      </w:ins>
      <w:r>
        <w:t>Forest algorithm against the Spruce dataset we used the full list of features, as read in from the Spruce.csv file and subsequently ‘cleaned up’.</w:t>
      </w:r>
    </w:p>
    <w:p w14:paraId="3076D8AB" w14:textId="77777777" w:rsidR="00B2073D" w:rsidRDefault="00B2073D" w:rsidP="00B2073D">
      <w:pPr>
        <w:spacing w:after="0" w:line="240" w:lineRule="auto"/>
        <w:ind w:left="0"/>
      </w:pPr>
    </w:p>
    <w:p w14:paraId="5A62E78B" w14:textId="77777777" w:rsidR="00B2073D" w:rsidRDefault="0018342A" w:rsidP="00B2073D">
      <w:pPr>
        <w:pStyle w:val="Heading3"/>
      </w:pPr>
      <w:r>
        <w:t>Create Revised Featureset</w:t>
      </w:r>
    </w:p>
    <w:p w14:paraId="1F59AE05" w14:textId="77777777" w:rsidR="0018342A" w:rsidRDefault="006E088E" w:rsidP="0018342A">
      <w:r>
        <w:t xml:space="preserve">Not every feature is going to have an impact on the </w:t>
      </w:r>
      <w:r w:rsidR="00E53FD4">
        <w:t>accuracy</w:t>
      </w:r>
      <w:r>
        <w:t xml:space="preserve"> of the model and some may have very effect on the eventual performance.</w:t>
      </w:r>
    </w:p>
    <w:p w14:paraId="4E75A638" w14:textId="77777777" w:rsidR="0018342A" w:rsidRDefault="0018342A" w:rsidP="0018342A">
      <w:r>
        <w:t>The Random</w:t>
      </w:r>
      <w:ins w:id="212" w:author="user" w:date="2019-10-14T13:47:00Z">
        <w:r w:rsidR="00386B6A">
          <w:t xml:space="preserve"> </w:t>
        </w:r>
      </w:ins>
      <w:r>
        <w:t xml:space="preserve">Forest code invokes a function to generate a list of features, which is sorted by the relevance to the production model. </w:t>
      </w:r>
    </w:p>
    <w:p w14:paraId="12769939" w14:textId="77777777" w:rsidR="0018342A" w:rsidRDefault="006E088E" w:rsidP="0018342A">
      <w:r>
        <w:t xml:space="preserve">The code sniper below shows the function assessing the importance of each feature and providing a </w:t>
      </w:r>
      <w:r w:rsidR="00E53FD4">
        <w:t>list</w:t>
      </w:r>
      <w:r>
        <w:t xml:space="preserve"> for the analyst to review.</w:t>
      </w:r>
    </w:p>
    <w:p w14:paraId="6AE0E23E" w14:textId="77777777" w:rsidR="0018342A" w:rsidRDefault="0018342A" w:rsidP="006E088E">
      <w:pPr>
        <w:ind w:left="567"/>
      </w:pPr>
      <w:r>
        <w:rPr>
          <w:noProof/>
          <w:lang w:eastAsia="en-GB"/>
        </w:rPr>
        <w:drawing>
          <wp:inline distT="0" distB="0" distL="0" distR="0" wp14:anchorId="033AE53A" wp14:editId="0578897D">
            <wp:extent cx="6074410" cy="5765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4410" cy="576580"/>
                    </a:xfrm>
                    <a:prstGeom prst="rect">
                      <a:avLst/>
                    </a:prstGeom>
                  </pic:spPr>
                </pic:pic>
              </a:graphicData>
            </a:graphic>
          </wp:inline>
        </w:drawing>
      </w:r>
    </w:p>
    <w:p w14:paraId="505449C0" w14:textId="77777777" w:rsidR="00FD081E" w:rsidRDefault="00FD081E">
      <w:pPr>
        <w:spacing w:after="0" w:line="240" w:lineRule="auto"/>
        <w:ind w:left="0"/>
      </w:pPr>
      <w:r>
        <w:br w:type="page"/>
      </w:r>
    </w:p>
    <w:p w14:paraId="4C9E33E0" w14:textId="77777777" w:rsidR="0018342A" w:rsidRDefault="00283867" w:rsidP="0018342A">
      <w:r>
        <w:lastRenderedPageBreak/>
        <w:t>The screenshot below shows a partial list of features</w:t>
      </w:r>
      <w:r w:rsidR="00FD081E">
        <w:t xml:space="preserve"> produced in the </w:t>
      </w:r>
      <w:r w:rsidR="00A43817">
        <w:t>Visual Studio</w:t>
      </w:r>
      <w:r w:rsidR="00FD081E">
        <w:t xml:space="preserve"> console. It represent</w:t>
      </w:r>
      <w:ins w:id="213" w:author="user" w:date="2019-10-14T13:48:00Z">
        <w:r w:rsidR="00386B6A">
          <w:t>s</w:t>
        </w:r>
      </w:ins>
      <w:r w:rsidR="00FD081E">
        <w:t xml:space="preserve"> a scoring of all features.</w:t>
      </w:r>
    </w:p>
    <w:p w14:paraId="6C38EC24" w14:textId="77777777" w:rsidR="00FD081E" w:rsidRDefault="00FD081E" w:rsidP="0018342A">
      <w:r>
        <w:t>The features with most relevance are sorted at the top of the list, which assists the analyst in making an informed decision on which features are most ‘relevant’.</w:t>
      </w:r>
    </w:p>
    <w:p w14:paraId="5EC82420" w14:textId="77777777" w:rsidR="00A43817" w:rsidRDefault="00A43817" w:rsidP="0018342A"/>
    <w:p w14:paraId="3F1ED3FD" w14:textId="77777777" w:rsidR="0018342A" w:rsidRDefault="00A43817" w:rsidP="007F6ED0">
      <w:r>
        <w:rPr>
          <w:noProof/>
          <w:lang w:eastAsia="en-GB"/>
        </w:rPr>
        <w:drawing>
          <wp:inline distT="0" distB="0" distL="0" distR="0" wp14:anchorId="7C3F225A" wp14:editId="1D15D265">
            <wp:extent cx="4206240" cy="6004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06240" cy="6004560"/>
                    </a:xfrm>
                    <a:prstGeom prst="rect">
                      <a:avLst/>
                    </a:prstGeom>
                  </pic:spPr>
                </pic:pic>
              </a:graphicData>
            </a:graphic>
          </wp:inline>
        </w:drawing>
      </w:r>
    </w:p>
    <w:p w14:paraId="1CB76E20" w14:textId="77777777" w:rsidR="00FD621A" w:rsidRDefault="00FD621A" w:rsidP="00FD621A">
      <w:pPr>
        <w:pStyle w:val="Heading1"/>
      </w:pPr>
      <w:bookmarkStart w:id="214" w:name="_Toc22055402"/>
      <w:r>
        <w:lastRenderedPageBreak/>
        <w:t>Identifying The Best Model</w:t>
      </w:r>
      <w:bookmarkEnd w:id="214"/>
    </w:p>
    <w:p w14:paraId="4408739A" w14:textId="77777777" w:rsidR="00FD621A" w:rsidRDefault="00FD621A" w:rsidP="00FD621A">
      <w:pPr>
        <w:pStyle w:val="Heading2"/>
      </w:pPr>
      <w:bookmarkStart w:id="215" w:name="_Ref21367119"/>
      <w:bookmarkStart w:id="216" w:name="_Toc22055403"/>
      <w:r>
        <w:t>Run RandomForest using ‘significant’ dataset</w:t>
      </w:r>
      <w:bookmarkEnd w:id="215"/>
      <w:bookmarkEnd w:id="216"/>
    </w:p>
    <w:p w14:paraId="1347BAB5" w14:textId="77777777" w:rsidR="00FD621A" w:rsidRDefault="00FD621A" w:rsidP="00FD621A">
      <w:r>
        <w:t xml:space="preserve">We made an </w:t>
      </w:r>
      <w:r w:rsidR="006E088E">
        <w:t xml:space="preserve">initial </w:t>
      </w:r>
      <w:r>
        <w:t xml:space="preserve">assumption that the features with a scare less than 0.01 could be ignored for the purposes of building a model. </w:t>
      </w:r>
    </w:p>
    <w:p w14:paraId="41D26A7A" w14:textId="77777777" w:rsidR="006E088E" w:rsidRDefault="006E088E" w:rsidP="00FD621A">
      <w:r>
        <w:t>However, we ran multiple iterations of the Random</w:t>
      </w:r>
      <w:ins w:id="217" w:author="user" w:date="2019-10-14T13:48:00Z">
        <w:r w:rsidR="00386B6A">
          <w:t xml:space="preserve"> </w:t>
        </w:r>
      </w:ins>
      <w:r>
        <w:t xml:space="preserve">Forest model with a subset of the feature list, based on feature relevance, with a view to finding the smallest list that would </w:t>
      </w:r>
      <w:r w:rsidR="00E53FD4">
        <w:t>meet</w:t>
      </w:r>
      <w:r>
        <w:t xml:space="preserve"> our requirement of reducing False Negatives.</w:t>
      </w:r>
    </w:p>
    <w:p w14:paraId="404B910E" w14:textId="77777777" w:rsidR="006E088E" w:rsidRDefault="006E088E" w:rsidP="00FD621A">
      <w:r>
        <w:t>Based on these iterations we wrote the following function in Python to provide a reduced Feature set.</w:t>
      </w:r>
    </w:p>
    <w:p w14:paraId="2E088B8C" w14:textId="77777777" w:rsidR="00826FC8" w:rsidRDefault="00826FC8" w:rsidP="00FD621A"/>
    <w:p w14:paraId="18DE3BF3" w14:textId="77777777" w:rsidR="006E088E" w:rsidRDefault="006E088E" w:rsidP="00826FC8">
      <w:pPr>
        <w:ind w:left="567"/>
      </w:pPr>
      <w:r>
        <w:rPr>
          <w:noProof/>
          <w:lang w:eastAsia="en-GB"/>
        </w:rPr>
        <w:drawing>
          <wp:inline distT="0" distB="0" distL="0" distR="0" wp14:anchorId="6935330C" wp14:editId="38F442B4">
            <wp:extent cx="5943600" cy="235527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355273"/>
                    </a:xfrm>
                    <a:prstGeom prst="rect">
                      <a:avLst/>
                    </a:prstGeom>
                  </pic:spPr>
                </pic:pic>
              </a:graphicData>
            </a:graphic>
          </wp:inline>
        </w:drawing>
      </w:r>
    </w:p>
    <w:p w14:paraId="20AE94B3" w14:textId="77777777" w:rsidR="00FD081E" w:rsidRDefault="00FD081E" w:rsidP="00FD621A"/>
    <w:p w14:paraId="648B4C13" w14:textId="77777777" w:rsidR="00FD081E" w:rsidRDefault="00BA7ABD" w:rsidP="00FD621A">
      <w:r>
        <w:t xml:space="preserve">This will </w:t>
      </w:r>
      <w:r w:rsidR="00F23705">
        <w:t>allow</w:t>
      </w:r>
      <w:r>
        <w:t xml:space="preserve"> us to run</w:t>
      </w:r>
      <w:r w:rsidR="00F23705">
        <w:t xml:space="preserve"> a more</w:t>
      </w:r>
      <w:r>
        <w:t xml:space="preserve"> performant analysis and we can compare the accuracy of the model predictions against </w:t>
      </w:r>
      <w:del w:id="218" w:author="user" w:date="2019-10-14T13:50:00Z">
        <w:r w:rsidDel="00386B6A">
          <w:delText xml:space="preserve">with </w:delText>
        </w:r>
      </w:del>
      <w:r>
        <w:t>test data to ensure that no significant accuracy has been lost by using this reduced dataset.</w:t>
      </w:r>
    </w:p>
    <w:p w14:paraId="4EF265D2" w14:textId="77777777" w:rsidR="002119C9" w:rsidRDefault="002119C9" w:rsidP="00FD621A"/>
    <w:p w14:paraId="4438F8DD" w14:textId="77777777" w:rsidR="006E088E" w:rsidRDefault="006E088E" w:rsidP="00FD621A">
      <w:r>
        <w:t>The benefit of a reduced feature set is that we can work with a smaller dataset, which is easier to manipulate, more performant to execute, and avoids less important features in future real world data introducing any bias.</w:t>
      </w:r>
    </w:p>
    <w:p w14:paraId="58B00C60" w14:textId="77777777" w:rsidR="00BA7ABD" w:rsidRPr="006F03AB" w:rsidRDefault="00BA7ABD" w:rsidP="00FD621A"/>
    <w:p w14:paraId="74D7B3C3" w14:textId="77777777" w:rsidR="00283867" w:rsidRDefault="00283867">
      <w:pPr>
        <w:spacing w:after="0" w:line="240" w:lineRule="auto"/>
        <w:ind w:left="0"/>
        <w:rPr>
          <w:b/>
          <w:bCs/>
          <w:color w:val="3C8D94"/>
          <w:szCs w:val="26"/>
        </w:rPr>
      </w:pPr>
    </w:p>
    <w:p w14:paraId="12182778" w14:textId="77777777" w:rsidR="00826FC8" w:rsidRDefault="00826FC8">
      <w:pPr>
        <w:spacing w:after="0" w:line="240" w:lineRule="auto"/>
        <w:ind w:left="0"/>
        <w:rPr>
          <w:b/>
          <w:bCs/>
          <w:iCs/>
          <w:color w:val="3C8D94"/>
          <w:sz w:val="26"/>
          <w:szCs w:val="28"/>
        </w:rPr>
      </w:pPr>
      <w:bookmarkStart w:id="219" w:name="_Ref21368078"/>
      <w:r>
        <w:br w:type="page"/>
      </w:r>
    </w:p>
    <w:p w14:paraId="43AEE229" w14:textId="77777777" w:rsidR="00FD081E" w:rsidRDefault="00FD081E" w:rsidP="00FD081E">
      <w:pPr>
        <w:pStyle w:val="Heading2"/>
      </w:pPr>
      <w:bookmarkStart w:id="220" w:name="_Toc22055404"/>
      <w:r>
        <w:lastRenderedPageBreak/>
        <w:t xml:space="preserve">Final Classification Model </w:t>
      </w:r>
      <w:bookmarkEnd w:id="219"/>
      <w:r w:rsidR="00F23705">
        <w:t>Characteristics</w:t>
      </w:r>
      <w:bookmarkEnd w:id="220"/>
    </w:p>
    <w:p w14:paraId="2727283F" w14:textId="77777777" w:rsidR="00932946" w:rsidRDefault="00932946" w:rsidP="00932946">
      <w:pPr>
        <w:pStyle w:val="Heading3"/>
      </w:pPr>
      <w:r>
        <w:t>Features and Parameters</w:t>
      </w:r>
    </w:p>
    <w:p w14:paraId="243FBB33" w14:textId="77777777" w:rsidR="00E631DF" w:rsidRDefault="00FD081E" w:rsidP="00826FC8">
      <w:r>
        <w:t xml:space="preserve">Using the Feature </w:t>
      </w:r>
      <w:r w:rsidR="00BA7ABD">
        <w:t xml:space="preserve">set </w:t>
      </w:r>
      <w:r w:rsidR="00F23705">
        <w:t>described</w:t>
      </w:r>
      <w:r w:rsidR="00BA7ABD">
        <w:t xml:space="preserve"> above in Section </w:t>
      </w:r>
      <w:r w:rsidR="00BA7ABD">
        <w:fldChar w:fldCharType="begin"/>
      </w:r>
      <w:r w:rsidR="00BA7ABD">
        <w:instrText xml:space="preserve"> REF _Ref21367119 \r \h </w:instrText>
      </w:r>
      <w:r w:rsidR="00BA7ABD">
        <w:fldChar w:fldCharType="separate"/>
      </w:r>
      <w:r w:rsidR="00BA7ABD">
        <w:t>6.1</w:t>
      </w:r>
      <w:r w:rsidR="00BA7ABD">
        <w:fldChar w:fldCharType="end"/>
      </w:r>
      <w:r w:rsidR="00BA7ABD">
        <w:t xml:space="preserve">, we will also run the </w:t>
      </w:r>
      <w:r w:rsidR="00E53FD4">
        <w:t>final Spruce</w:t>
      </w:r>
      <w:r w:rsidR="00826FC8">
        <w:t xml:space="preserve"> classification </w:t>
      </w:r>
      <w:r w:rsidR="00BA7ABD">
        <w:t xml:space="preserve">model using </w:t>
      </w:r>
      <w:r w:rsidR="00932946">
        <w:t xml:space="preserve">the </w:t>
      </w:r>
      <w:r w:rsidR="00F81F36">
        <w:t>‘</w:t>
      </w:r>
      <w:r w:rsidR="00932946">
        <w:t xml:space="preserve">n_estimator’ value as described in the tuning process in Section </w:t>
      </w:r>
      <w:r w:rsidR="00932946">
        <w:fldChar w:fldCharType="begin"/>
      </w:r>
      <w:r w:rsidR="00932946">
        <w:instrText xml:space="preserve"> REF _Ref21367206 \r \h </w:instrText>
      </w:r>
      <w:r w:rsidR="00932946">
        <w:fldChar w:fldCharType="separate"/>
      </w:r>
      <w:r w:rsidR="00932946">
        <w:t>5.2</w:t>
      </w:r>
      <w:r w:rsidR="00932946">
        <w:fldChar w:fldCharType="end"/>
      </w:r>
      <w:r w:rsidR="00932946">
        <w:t xml:space="preserve"> of this document.</w:t>
      </w:r>
    </w:p>
    <w:p w14:paraId="3BFD63DA" w14:textId="77777777" w:rsidR="00E631DF" w:rsidRDefault="00932946" w:rsidP="00FD081E">
      <w:r>
        <w:t>In the console window, after the Grid Search Cr</w:t>
      </w:r>
      <w:r w:rsidR="002119C9">
        <w:t>o</w:t>
      </w:r>
      <w:r>
        <w:t>ss Validation tuning was executed, the follow value for the n_estimator was displayed.</w:t>
      </w:r>
    </w:p>
    <w:p w14:paraId="02EC7140" w14:textId="77777777" w:rsidR="00932946" w:rsidRDefault="00E631DF" w:rsidP="00FD081E">
      <w:r>
        <w:rPr>
          <w:noProof/>
          <w:lang w:eastAsia="en-GB"/>
        </w:rPr>
        <w:drawing>
          <wp:inline distT="0" distB="0" distL="0" distR="0" wp14:anchorId="0DAFCA16" wp14:editId="2BE8678A">
            <wp:extent cx="4932608" cy="224798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_Estimators Console Screenshot Accuracy and Recall.JPG"/>
                    <pic:cNvPicPr/>
                  </pic:nvPicPr>
                  <pic:blipFill>
                    <a:blip r:embed="rId53">
                      <a:extLst>
                        <a:ext uri="{28A0092B-C50C-407E-A947-70E740481C1C}">
                          <a14:useLocalDpi xmlns:a14="http://schemas.microsoft.com/office/drawing/2010/main" val="0"/>
                        </a:ext>
                      </a:extLst>
                    </a:blip>
                    <a:stretch>
                      <a:fillRect/>
                    </a:stretch>
                  </pic:blipFill>
                  <pic:spPr>
                    <a:xfrm>
                      <a:off x="0" y="0"/>
                      <a:ext cx="4932416" cy="2247900"/>
                    </a:xfrm>
                    <a:prstGeom prst="rect">
                      <a:avLst/>
                    </a:prstGeom>
                  </pic:spPr>
                </pic:pic>
              </a:graphicData>
            </a:graphic>
          </wp:inline>
        </w:drawing>
      </w:r>
    </w:p>
    <w:p w14:paraId="43C14990" w14:textId="77777777" w:rsidR="00932946" w:rsidRDefault="00E631DF" w:rsidP="00FD081E">
      <w:r>
        <w:t xml:space="preserve">Our objective is to improve overall model accuracy and the </w:t>
      </w:r>
      <w:r w:rsidRPr="00F81F36">
        <w:rPr>
          <w:u w:val="single"/>
        </w:rPr>
        <w:t>reduction of false negatives</w:t>
      </w:r>
      <w:r>
        <w:t xml:space="preserve"> (‘recall’).</w:t>
      </w:r>
    </w:p>
    <w:p w14:paraId="693004AF" w14:textId="77777777" w:rsidR="00E631DF" w:rsidRDefault="00E631DF" w:rsidP="00FD081E">
      <w:r>
        <w:t>The ‘n_estimators’ value of 550, as taken from our incremental list of options from 100 – 700 (increasing in increments of 50), will provide the optimum parameter value for both accuracy and recall.</w:t>
      </w:r>
    </w:p>
    <w:p w14:paraId="7230A994" w14:textId="77777777" w:rsidR="00FD081E" w:rsidRDefault="00932946" w:rsidP="00FD081E">
      <w:r>
        <w:t xml:space="preserve">This </w:t>
      </w:r>
      <w:r w:rsidR="00E631DF">
        <w:t xml:space="preserve">value </w:t>
      </w:r>
      <w:r>
        <w:t>represent</w:t>
      </w:r>
      <w:r w:rsidR="00E631DF">
        <w:t>s</w:t>
      </w:r>
      <w:r>
        <w:t xml:space="preserve"> the </w:t>
      </w:r>
      <w:r w:rsidR="00F23705">
        <w:t>optimum</w:t>
      </w:r>
      <w:r>
        <w:t xml:space="preserve"> tree depth to be used for the RandomForest algorithm.</w:t>
      </w:r>
      <w:r w:rsidR="002119C9">
        <w:t xml:space="preserve"> This hyperparameter will improve the accuracy of the model run against the test data (or any ‘real world’ data).</w:t>
      </w:r>
    </w:p>
    <w:p w14:paraId="4FE68435" w14:textId="77777777" w:rsidR="002119C9" w:rsidRDefault="002119C9" w:rsidP="00FD081E"/>
    <w:p w14:paraId="596ABF64" w14:textId="77777777" w:rsidR="002119C9" w:rsidRPr="00FD081E" w:rsidRDefault="003B69BD" w:rsidP="00FD081E">
      <w:r>
        <w:t xml:space="preserve">This </w:t>
      </w:r>
      <w:r w:rsidR="00F23705">
        <w:t>hyperparameter</w:t>
      </w:r>
      <w:r>
        <w:t xml:space="preserve"> should prevent ‘overfitting’ of the data by the Random</w:t>
      </w:r>
      <w:ins w:id="221" w:author="user" w:date="2019-10-14T13:50:00Z">
        <w:r w:rsidR="00386B6A">
          <w:t xml:space="preserve"> </w:t>
        </w:r>
      </w:ins>
      <w:r>
        <w:t>Forest algorithm (the concept will to many ML algorithms). Thus we are attempting to avoid a situation that the model fits the training data very well but is a poor predictor against the test data, and hence other real world examples.</w:t>
      </w:r>
    </w:p>
    <w:p w14:paraId="6F3D4CDF" w14:textId="77777777" w:rsidR="00B2073D" w:rsidRDefault="00B2073D" w:rsidP="00B2073D">
      <w:pPr>
        <w:spacing w:after="0" w:line="240" w:lineRule="auto"/>
        <w:ind w:left="0"/>
      </w:pPr>
    </w:p>
    <w:p w14:paraId="1DBAF648" w14:textId="77777777" w:rsidR="00115FCB" w:rsidRDefault="00115FCB">
      <w:pPr>
        <w:spacing w:after="0" w:line="240" w:lineRule="auto"/>
        <w:ind w:left="0"/>
        <w:rPr>
          <w:b/>
          <w:bCs/>
          <w:color w:val="3C8D94"/>
          <w:szCs w:val="26"/>
        </w:rPr>
      </w:pPr>
      <w:r>
        <w:br w:type="page"/>
      </w:r>
    </w:p>
    <w:p w14:paraId="2886F7F5" w14:textId="77777777" w:rsidR="00932946" w:rsidRDefault="00932946" w:rsidP="00932946">
      <w:pPr>
        <w:pStyle w:val="Heading3"/>
      </w:pPr>
      <w:r>
        <w:lastRenderedPageBreak/>
        <w:t>Performance Results on Test Set</w:t>
      </w:r>
    </w:p>
    <w:p w14:paraId="5CE336A3" w14:textId="77777777" w:rsidR="00932946" w:rsidRDefault="00115FCB" w:rsidP="00932946">
      <w:r>
        <w:t xml:space="preserve">The performance results from the tuned model are output to the </w:t>
      </w:r>
      <w:r w:rsidR="00F81F36">
        <w:t>Visual Studio</w:t>
      </w:r>
      <w:r>
        <w:t xml:space="preserve"> console as follows;</w:t>
      </w:r>
    </w:p>
    <w:p w14:paraId="13B3F3BE" w14:textId="77777777" w:rsidR="00115FCB" w:rsidRDefault="008B271E" w:rsidP="008B271E">
      <w:pPr>
        <w:ind w:left="567"/>
      </w:pPr>
      <w:r>
        <w:rPr>
          <w:noProof/>
          <w:lang w:eastAsia="en-GB"/>
        </w:rPr>
        <w:drawing>
          <wp:inline distT="0" distB="0" distL="0" distR="0" wp14:anchorId="0DD8DFCB" wp14:editId="540E2D3C">
            <wp:extent cx="5938988" cy="33528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355404"/>
                    </a:xfrm>
                    <a:prstGeom prst="rect">
                      <a:avLst/>
                    </a:prstGeom>
                  </pic:spPr>
                </pic:pic>
              </a:graphicData>
            </a:graphic>
          </wp:inline>
        </w:drawing>
      </w:r>
    </w:p>
    <w:p w14:paraId="799A8268" w14:textId="77777777" w:rsidR="00920BC4" w:rsidRDefault="00920BC4" w:rsidP="00932946"/>
    <w:p w14:paraId="3789CD70" w14:textId="77777777" w:rsidR="00115FCB" w:rsidRDefault="00115FCB" w:rsidP="00932946">
      <w:r>
        <w:t>The Graph results were presented by our program like this:</w:t>
      </w:r>
    </w:p>
    <w:p w14:paraId="3C9B0CB1" w14:textId="77777777" w:rsidR="00551943" w:rsidRDefault="00FB25FA" w:rsidP="00551943">
      <w:pPr>
        <w:ind w:left="567"/>
      </w:pPr>
      <w:r>
        <w:rPr>
          <w:noProof/>
          <w:lang w:eastAsia="en-GB"/>
        </w:rPr>
        <w:drawing>
          <wp:inline distT="0" distB="0" distL="0" distR="0" wp14:anchorId="3EEA435E" wp14:editId="3C274E8E">
            <wp:extent cx="5421014" cy="4031673"/>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33060" cy="4040632"/>
                    </a:xfrm>
                    <a:prstGeom prst="rect">
                      <a:avLst/>
                    </a:prstGeom>
                  </pic:spPr>
                </pic:pic>
              </a:graphicData>
            </a:graphic>
          </wp:inline>
        </w:drawing>
      </w:r>
    </w:p>
    <w:p w14:paraId="2342B553" w14:textId="77777777" w:rsidR="00551943" w:rsidRDefault="00551943" w:rsidP="00932946">
      <w:r>
        <w:lastRenderedPageBreak/>
        <w:t>The Model prediction scores 9</w:t>
      </w:r>
      <w:r w:rsidR="00FB25FA">
        <w:t>2</w:t>
      </w:r>
      <w:r>
        <w:t>.</w:t>
      </w:r>
      <w:r w:rsidR="00FB25FA">
        <w:t>02</w:t>
      </w:r>
      <w:r>
        <w:t>% against the test data, with an 8</w:t>
      </w:r>
      <w:r w:rsidR="00FB25FA">
        <w:t>7</w:t>
      </w:r>
      <w:r>
        <w:t>% success on minimising false negatives.</w:t>
      </w:r>
    </w:p>
    <w:p w14:paraId="5132EE85" w14:textId="77777777" w:rsidR="00DF36DF" w:rsidRDefault="00DF36DF" w:rsidP="00932946">
      <w:r>
        <w:t>The confusion matrix seen in the graph shows the following figures:</w:t>
      </w:r>
    </w:p>
    <w:p w14:paraId="29F53517" w14:textId="77777777"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Confusion matrix: </w:t>
      </w:r>
    </w:p>
    <w:p w14:paraId="3F0285DA" w14:textId="77777777" w:rsidR="00DF36DF" w:rsidRPr="00F35367" w:rsidRDefault="00FB25FA" w:rsidP="00DF36DF">
      <w:pPr>
        <w:autoSpaceDE w:val="0"/>
        <w:autoSpaceDN w:val="0"/>
        <w:adjustRightInd w:val="0"/>
        <w:spacing w:after="0" w:line="240" w:lineRule="auto"/>
        <w:rPr>
          <w:rFonts w:ascii="Consolas" w:hAnsi="Consolas" w:cs="Consolas"/>
          <w:b/>
          <w:color w:val="000000"/>
          <w:sz w:val="32"/>
          <w:szCs w:val="19"/>
        </w:rPr>
      </w:pPr>
      <w:r>
        <w:rPr>
          <w:rFonts w:ascii="Consolas" w:hAnsi="Consolas" w:cs="Consolas"/>
          <w:b/>
          <w:color w:val="000000"/>
          <w:sz w:val="32"/>
          <w:szCs w:val="19"/>
        </w:rPr>
        <w:t xml:space="preserve"> [[3594</w:t>
      </w:r>
      <w:r w:rsidR="00DF36DF" w:rsidRPr="00F35367">
        <w:rPr>
          <w:rFonts w:ascii="Consolas" w:hAnsi="Consolas" w:cs="Consolas"/>
          <w:b/>
          <w:color w:val="000000"/>
          <w:sz w:val="32"/>
          <w:szCs w:val="19"/>
        </w:rPr>
        <w:t xml:space="preserve">    </w:t>
      </w:r>
      <w:r>
        <w:rPr>
          <w:rFonts w:ascii="Consolas" w:hAnsi="Consolas" w:cs="Consolas"/>
          <w:b/>
          <w:color w:val="000000"/>
          <w:sz w:val="32"/>
          <w:szCs w:val="19"/>
        </w:rPr>
        <w:t>273</w:t>
      </w:r>
      <w:r w:rsidR="00DF36DF" w:rsidRPr="00F35367">
        <w:rPr>
          <w:rFonts w:ascii="Consolas" w:hAnsi="Consolas" w:cs="Consolas"/>
          <w:b/>
          <w:color w:val="000000"/>
          <w:sz w:val="32"/>
          <w:szCs w:val="19"/>
        </w:rPr>
        <w:t>]</w:t>
      </w:r>
    </w:p>
    <w:p w14:paraId="5ED5D582" w14:textId="77777777" w:rsidR="00DF36DF" w:rsidRPr="00F35367" w:rsidRDefault="00FB25FA" w:rsidP="00DF36DF">
      <w:pPr>
        <w:autoSpaceDE w:val="0"/>
        <w:autoSpaceDN w:val="0"/>
        <w:adjustRightInd w:val="0"/>
        <w:spacing w:after="0" w:line="240" w:lineRule="auto"/>
        <w:rPr>
          <w:rFonts w:ascii="Consolas" w:hAnsi="Consolas" w:cs="Consolas"/>
          <w:b/>
          <w:color w:val="000000"/>
          <w:sz w:val="32"/>
          <w:szCs w:val="19"/>
        </w:rPr>
      </w:pPr>
      <w:r>
        <w:rPr>
          <w:rFonts w:ascii="Consolas" w:hAnsi="Consolas" w:cs="Consolas"/>
          <w:b/>
          <w:color w:val="000000"/>
          <w:sz w:val="32"/>
          <w:szCs w:val="19"/>
        </w:rPr>
        <w:t xml:space="preserve"> [   89</w:t>
      </w:r>
      <w:r w:rsidR="00DF36DF" w:rsidRPr="00F35367">
        <w:rPr>
          <w:rFonts w:ascii="Consolas" w:hAnsi="Consolas" w:cs="Consolas"/>
          <w:b/>
          <w:color w:val="000000"/>
          <w:sz w:val="32"/>
          <w:szCs w:val="19"/>
        </w:rPr>
        <w:t xml:space="preserve">    </w:t>
      </w:r>
      <w:r>
        <w:rPr>
          <w:rFonts w:ascii="Consolas" w:hAnsi="Consolas" w:cs="Consolas"/>
          <w:b/>
          <w:color w:val="000000"/>
          <w:sz w:val="32"/>
          <w:szCs w:val="19"/>
        </w:rPr>
        <w:t>580</w:t>
      </w:r>
      <w:r w:rsidR="00DF36DF" w:rsidRPr="00F35367">
        <w:rPr>
          <w:rFonts w:ascii="Consolas" w:hAnsi="Consolas" w:cs="Consolas"/>
          <w:b/>
          <w:color w:val="000000"/>
          <w:sz w:val="32"/>
          <w:szCs w:val="19"/>
        </w:rPr>
        <w:t>]]</w:t>
      </w:r>
    </w:p>
    <w:p w14:paraId="4C6CC9D9" w14:textId="77777777"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p>
    <w:p w14:paraId="048859B6" w14:textId="77777777"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TP:  </w:t>
      </w:r>
      <w:r w:rsidR="00FB25FA">
        <w:rPr>
          <w:rFonts w:ascii="Consolas" w:hAnsi="Consolas" w:cs="Consolas"/>
          <w:b/>
          <w:color w:val="000000"/>
          <w:sz w:val="32"/>
          <w:szCs w:val="19"/>
        </w:rPr>
        <w:t>3594</w:t>
      </w:r>
    </w:p>
    <w:p w14:paraId="7DE6405A" w14:textId="77777777"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TN:  </w:t>
      </w:r>
      <w:r w:rsidR="00FB25FA">
        <w:rPr>
          <w:rFonts w:ascii="Consolas" w:hAnsi="Consolas" w:cs="Consolas"/>
          <w:b/>
          <w:color w:val="000000"/>
          <w:sz w:val="32"/>
          <w:szCs w:val="19"/>
        </w:rPr>
        <w:t>580</w:t>
      </w:r>
    </w:p>
    <w:p w14:paraId="053FC777" w14:textId="77777777"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FP:  </w:t>
      </w:r>
      <w:r w:rsidR="00FB25FA">
        <w:rPr>
          <w:rFonts w:ascii="Consolas" w:hAnsi="Consolas" w:cs="Consolas"/>
          <w:b/>
          <w:color w:val="000000"/>
          <w:sz w:val="32"/>
          <w:szCs w:val="19"/>
        </w:rPr>
        <w:t>89</w:t>
      </w:r>
    </w:p>
    <w:p w14:paraId="7AD3E2FD" w14:textId="77777777" w:rsidR="00DF36DF" w:rsidRPr="00F35367" w:rsidRDefault="00DF36DF" w:rsidP="00DF36DF">
      <w:pPr>
        <w:rPr>
          <w:b/>
          <w:sz w:val="40"/>
        </w:rPr>
      </w:pPr>
      <w:r w:rsidRPr="00F35367">
        <w:rPr>
          <w:rFonts w:ascii="Consolas" w:hAnsi="Consolas" w:cs="Consolas"/>
          <w:b/>
          <w:color w:val="000000"/>
          <w:sz w:val="32"/>
          <w:szCs w:val="19"/>
        </w:rPr>
        <w:t xml:space="preserve">FN:  </w:t>
      </w:r>
      <w:r w:rsidR="00A23CAE" w:rsidRPr="00F35367">
        <w:rPr>
          <w:rFonts w:ascii="Consolas" w:hAnsi="Consolas" w:cs="Consolas"/>
          <w:b/>
          <w:color w:val="000000"/>
          <w:sz w:val="32"/>
          <w:szCs w:val="19"/>
        </w:rPr>
        <w:t>27</w:t>
      </w:r>
      <w:r w:rsidR="00FB25FA">
        <w:rPr>
          <w:rFonts w:ascii="Consolas" w:hAnsi="Consolas" w:cs="Consolas"/>
          <w:b/>
          <w:color w:val="000000"/>
          <w:sz w:val="32"/>
          <w:szCs w:val="19"/>
        </w:rPr>
        <w:t>3</w:t>
      </w:r>
    </w:p>
    <w:p w14:paraId="2DB7FE0B" w14:textId="77777777" w:rsidR="00427728" w:rsidRDefault="00E53FD4" w:rsidP="00932946">
      <w:r>
        <w:t>When we compare the FN value against a full dataset we can see that we have taken steps in our code to reduce the number of False Negatives.</w:t>
      </w:r>
    </w:p>
    <w:p w14:paraId="0699C8D6" w14:textId="77777777" w:rsidR="001B0908" w:rsidRDefault="001B0908" w:rsidP="001B0908">
      <w:pPr>
        <w:pStyle w:val="Heading3"/>
      </w:pPr>
      <w:r>
        <w:t>Comparison Against Full Dataset</w:t>
      </w:r>
    </w:p>
    <w:p w14:paraId="54BA6F3D" w14:textId="77777777" w:rsidR="00427728" w:rsidRDefault="00427728" w:rsidP="00932946">
      <w:r>
        <w:t xml:space="preserve">An interesting comparison can be made with </w:t>
      </w:r>
      <w:r w:rsidR="003D035C">
        <w:t xml:space="preserve">the </w:t>
      </w:r>
      <w:r>
        <w:t xml:space="preserve">model performance </w:t>
      </w:r>
      <w:r w:rsidR="003D035C">
        <w:t>when the full data set is used:</w:t>
      </w:r>
    </w:p>
    <w:p w14:paraId="0F4A6B87" w14:textId="77777777" w:rsidR="003D035C" w:rsidRDefault="00DF36DF" w:rsidP="00932946">
      <w:r>
        <w:rPr>
          <w:noProof/>
          <w:lang w:eastAsia="en-GB"/>
        </w:rPr>
        <w:drawing>
          <wp:inline distT="0" distB="0" distL="0" distR="0" wp14:anchorId="4AFD7C85" wp14:editId="799ED979">
            <wp:extent cx="5577840" cy="3709851"/>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79477" cy="3710940"/>
                    </a:xfrm>
                    <a:prstGeom prst="rect">
                      <a:avLst/>
                    </a:prstGeom>
                  </pic:spPr>
                </pic:pic>
              </a:graphicData>
            </a:graphic>
          </wp:inline>
        </w:drawing>
      </w:r>
    </w:p>
    <w:p w14:paraId="350BD0E4" w14:textId="77777777" w:rsidR="003D035C" w:rsidRDefault="003D035C" w:rsidP="00932946"/>
    <w:p w14:paraId="2159932C" w14:textId="77777777" w:rsidR="000444AB" w:rsidRDefault="000444AB" w:rsidP="00932946">
      <w:r>
        <w:t xml:space="preserve">Model </w:t>
      </w:r>
      <w:r w:rsidR="00F23705">
        <w:t>accuracy</w:t>
      </w:r>
      <w:r>
        <w:t xml:space="preserve"> is 92.5% but the false negative performance is </w:t>
      </w:r>
      <w:r w:rsidR="00E53FD4">
        <w:t>slightly</w:t>
      </w:r>
      <w:r w:rsidR="00DF36DF">
        <w:t xml:space="preserve"> worse</w:t>
      </w:r>
      <w:r>
        <w:t>.</w:t>
      </w:r>
    </w:p>
    <w:p w14:paraId="046FB862" w14:textId="77777777" w:rsidR="001B0908" w:rsidRDefault="001B0908">
      <w:pPr>
        <w:spacing w:after="0" w:line="240" w:lineRule="auto"/>
        <w:ind w:left="0"/>
      </w:pPr>
      <w:r>
        <w:br w:type="page"/>
      </w:r>
    </w:p>
    <w:p w14:paraId="4D014052" w14:textId="77777777" w:rsidR="000444AB" w:rsidRDefault="00730B4B" w:rsidP="00932946">
      <w:r>
        <w:lastRenderedPageBreak/>
        <w:t>The graph of the Conf</w:t>
      </w:r>
      <w:r w:rsidR="001B0908">
        <w:t>usion Matrix for this run looks like this:</w:t>
      </w:r>
    </w:p>
    <w:p w14:paraId="440D76E2" w14:textId="77777777" w:rsidR="001B0908" w:rsidRDefault="00EC1C4A" w:rsidP="001B0908">
      <w:pPr>
        <w:ind w:left="567"/>
      </w:pPr>
      <w:r>
        <w:rPr>
          <w:noProof/>
          <w:lang w:eastAsia="en-GB"/>
        </w:rPr>
        <w:drawing>
          <wp:inline distT="0" distB="0" distL="0" distR="0" wp14:anchorId="5E09EB05" wp14:editId="3D8A0698">
            <wp:extent cx="5273040" cy="42748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3040" cy="4274820"/>
                    </a:xfrm>
                    <a:prstGeom prst="rect">
                      <a:avLst/>
                    </a:prstGeom>
                  </pic:spPr>
                </pic:pic>
              </a:graphicData>
            </a:graphic>
          </wp:inline>
        </w:drawing>
      </w:r>
    </w:p>
    <w:p w14:paraId="5396A7EC" w14:textId="77777777" w:rsidR="001B0908" w:rsidRDefault="001B0908" w:rsidP="001B0908"/>
    <w:p w14:paraId="55B4F12F" w14:textId="77777777" w:rsid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r w:rsidRPr="008B271E">
        <w:rPr>
          <w:rFonts w:ascii="Consolas" w:hAnsi="Consolas" w:cs="Consolas"/>
          <w:b/>
          <w:color w:val="000000"/>
          <w:sz w:val="32"/>
          <w:szCs w:val="32"/>
          <w:lang w:eastAsia="en-GB"/>
        </w:rPr>
        <w:t xml:space="preserve">Confusion matrix: </w:t>
      </w:r>
    </w:p>
    <w:p w14:paraId="199579DC" w14:textId="77777777" w:rsidR="008B271E" w:rsidRP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p>
    <w:p w14:paraId="1670A1F9" w14:textId="77777777" w:rsidR="008B271E" w:rsidRP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r w:rsidRPr="008B271E">
        <w:rPr>
          <w:rFonts w:ascii="Consolas" w:hAnsi="Consolas" w:cs="Consolas"/>
          <w:b/>
          <w:color w:val="000000"/>
          <w:sz w:val="32"/>
          <w:szCs w:val="32"/>
          <w:lang w:eastAsia="en-GB"/>
        </w:rPr>
        <w:t xml:space="preserve"> [[3618</w:t>
      </w:r>
      <w:r>
        <w:rPr>
          <w:rFonts w:ascii="Consolas" w:hAnsi="Consolas" w:cs="Consolas"/>
          <w:b/>
          <w:color w:val="000000"/>
          <w:sz w:val="32"/>
          <w:szCs w:val="32"/>
          <w:lang w:eastAsia="en-GB"/>
        </w:rPr>
        <w:tab/>
      </w:r>
      <w:r w:rsidRPr="008B271E">
        <w:rPr>
          <w:rFonts w:ascii="Consolas" w:hAnsi="Consolas" w:cs="Consolas"/>
          <w:b/>
          <w:color w:val="000000"/>
          <w:sz w:val="32"/>
          <w:szCs w:val="32"/>
          <w:lang w:eastAsia="en-GB"/>
        </w:rPr>
        <w:t xml:space="preserve">   249]</w:t>
      </w:r>
    </w:p>
    <w:p w14:paraId="7A029802" w14:textId="77777777" w:rsid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r w:rsidRPr="008B271E">
        <w:rPr>
          <w:rFonts w:ascii="Consolas" w:hAnsi="Consolas" w:cs="Consolas"/>
          <w:b/>
          <w:color w:val="000000"/>
          <w:sz w:val="32"/>
          <w:szCs w:val="32"/>
          <w:lang w:eastAsia="en-GB"/>
        </w:rPr>
        <w:t xml:space="preserve"> [  91</w:t>
      </w:r>
      <w:r>
        <w:rPr>
          <w:rFonts w:ascii="Consolas" w:hAnsi="Consolas" w:cs="Consolas"/>
          <w:b/>
          <w:color w:val="000000"/>
          <w:sz w:val="32"/>
          <w:szCs w:val="32"/>
          <w:lang w:eastAsia="en-GB"/>
        </w:rPr>
        <w:tab/>
      </w:r>
      <w:r>
        <w:rPr>
          <w:rFonts w:ascii="Consolas" w:hAnsi="Consolas" w:cs="Consolas"/>
          <w:b/>
          <w:color w:val="000000"/>
          <w:sz w:val="32"/>
          <w:szCs w:val="32"/>
          <w:lang w:eastAsia="en-GB"/>
        </w:rPr>
        <w:tab/>
      </w:r>
      <w:r w:rsidRPr="008B271E">
        <w:rPr>
          <w:rFonts w:ascii="Consolas" w:hAnsi="Consolas" w:cs="Consolas"/>
          <w:b/>
          <w:color w:val="000000"/>
          <w:sz w:val="32"/>
          <w:szCs w:val="32"/>
          <w:lang w:eastAsia="en-GB"/>
        </w:rPr>
        <w:t xml:space="preserve">   578]]</w:t>
      </w:r>
    </w:p>
    <w:p w14:paraId="508E7AAA" w14:textId="77777777" w:rsidR="008B271E" w:rsidRP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p>
    <w:p w14:paraId="0504A201" w14:textId="77777777" w:rsidR="008B271E" w:rsidRP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r w:rsidRPr="008B271E">
        <w:rPr>
          <w:rFonts w:ascii="Consolas" w:hAnsi="Consolas" w:cs="Consolas"/>
          <w:b/>
          <w:color w:val="000000"/>
          <w:sz w:val="32"/>
          <w:szCs w:val="32"/>
          <w:lang w:eastAsia="en-GB"/>
        </w:rPr>
        <w:t>TP:  578</w:t>
      </w:r>
    </w:p>
    <w:p w14:paraId="1DC7B677" w14:textId="77777777" w:rsidR="008B271E" w:rsidRP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r w:rsidRPr="008B271E">
        <w:rPr>
          <w:rFonts w:ascii="Consolas" w:hAnsi="Consolas" w:cs="Consolas"/>
          <w:b/>
          <w:color w:val="000000"/>
          <w:sz w:val="32"/>
          <w:szCs w:val="32"/>
          <w:lang w:eastAsia="en-GB"/>
        </w:rPr>
        <w:t>TN:  3618</w:t>
      </w:r>
    </w:p>
    <w:p w14:paraId="11AFAC41" w14:textId="77777777" w:rsidR="008B271E" w:rsidRPr="008B271E" w:rsidRDefault="008B271E" w:rsidP="008B271E">
      <w:pPr>
        <w:autoSpaceDE w:val="0"/>
        <w:autoSpaceDN w:val="0"/>
        <w:adjustRightInd w:val="0"/>
        <w:spacing w:after="0" w:line="240" w:lineRule="auto"/>
        <w:ind w:left="567" w:firstLine="567"/>
        <w:rPr>
          <w:rFonts w:ascii="Consolas" w:hAnsi="Consolas" w:cs="Consolas"/>
          <w:b/>
          <w:color w:val="000000"/>
          <w:sz w:val="32"/>
          <w:szCs w:val="32"/>
          <w:lang w:eastAsia="en-GB"/>
        </w:rPr>
      </w:pPr>
      <w:r w:rsidRPr="008B271E">
        <w:rPr>
          <w:rFonts w:ascii="Consolas" w:hAnsi="Consolas" w:cs="Consolas"/>
          <w:b/>
          <w:color w:val="000000"/>
          <w:sz w:val="32"/>
          <w:szCs w:val="32"/>
          <w:lang w:eastAsia="en-GB"/>
        </w:rPr>
        <w:t>FP:  249</w:t>
      </w:r>
    </w:p>
    <w:p w14:paraId="1B6FF5DC" w14:textId="77777777" w:rsidR="001B0908" w:rsidRPr="008B271E" w:rsidRDefault="008B271E" w:rsidP="008B271E">
      <w:pPr>
        <w:rPr>
          <w:b/>
          <w:sz w:val="32"/>
          <w:szCs w:val="32"/>
        </w:rPr>
      </w:pPr>
      <w:r w:rsidRPr="008B271E">
        <w:rPr>
          <w:rFonts w:ascii="Consolas" w:hAnsi="Consolas" w:cs="Consolas"/>
          <w:b/>
          <w:color w:val="000000"/>
          <w:sz w:val="32"/>
          <w:szCs w:val="32"/>
          <w:lang w:eastAsia="en-GB"/>
        </w:rPr>
        <w:t>FN:  91</w:t>
      </w:r>
    </w:p>
    <w:p w14:paraId="3137ADE6" w14:textId="77777777" w:rsidR="00932946" w:rsidRDefault="00FB25FA" w:rsidP="001B0908">
      <w:r>
        <w:t>Our revisions to the Feature set, by selecting of sub list of the most significant features, have allowed us to follow through on our objective of reducing False Negatives</w:t>
      </w:r>
      <w:r w:rsidR="003D035C">
        <w:t>.</w:t>
      </w:r>
    </w:p>
    <w:p w14:paraId="40171424" w14:textId="77777777" w:rsidR="00977F1A" w:rsidRDefault="00977F1A" w:rsidP="001B0908">
      <w:r>
        <w:t>In addition, we found that lower values of ‘n_estimators’ reduced the false positive values, but that was not our objective.</w:t>
      </w:r>
    </w:p>
    <w:p w14:paraId="506C7CC6" w14:textId="77777777" w:rsidR="00921320" w:rsidRDefault="007A2897" w:rsidP="00921320">
      <w:pPr>
        <w:pStyle w:val="Heading1"/>
      </w:pPr>
      <w:bookmarkStart w:id="222" w:name="_Toc22055405"/>
      <w:r>
        <w:lastRenderedPageBreak/>
        <w:t>Guidelines Generated by Prediction Model</w:t>
      </w:r>
      <w:bookmarkEnd w:id="222"/>
    </w:p>
    <w:p w14:paraId="6CFB8DA5" w14:textId="77777777" w:rsidR="000A433B" w:rsidRDefault="007A2897" w:rsidP="00921320">
      <w:pPr>
        <w:pStyle w:val="Heading2"/>
      </w:pPr>
      <w:bookmarkStart w:id="223" w:name="_Toc22055406"/>
      <w:r>
        <w:t>Focus on a smaller Feature set of data</w:t>
      </w:r>
      <w:bookmarkEnd w:id="223"/>
    </w:p>
    <w:p w14:paraId="0975EB5B" w14:textId="6DBE6D18" w:rsidR="007A2897" w:rsidRDefault="002B6D5C" w:rsidP="007A2897">
      <w:r>
        <w:t>Our analysis of the Spruce dataset, through our Python application showed that we could achieve our objective of building a model to predict on which plot to pla</w:t>
      </w:r>
      <w:ins w:id="224" w:author="Finnegan, Ciaran (IE Dublin)" w:date="2019-10-15T18:06:00Z">
        <w:r w:rsidR="00F1249B">
          <w:t>n</w:t>
        </w:r>
      </w:ins>
      <w:r>
        <w:t xml:space="preserve">t Spruce trees, and do so with an approach that </w:t>
      </w:r>
      <w:commentRangeStart w:id="225"/>
      <w:r>
        <w:t xml:space="preserve">reduces false </w:t>
      </w:r>
      <w:del w:id="226" w:author="Finnegan, Ciaran (IE Dublin)" w:date="2019-10-15T18:06:00Z">
        <w:r w:rsidDel="009C1486">
          <w:delText xml:space="preserve">positive </w:delText>
        </w:r>
      </w:del>
      <w:ins w:id="227" w:author="Finnegan, Ciaran (IE Dublin)" w:date="2019-10-15T18:06:00Z">
        <w:r w:rsidR="009C1486">
          <w:t>n</w:t>
        </w:r>
        <w:r w:rsidR="00F1249B">
          <w:t>e</w:t>
        </w:r>
        <w:r w:rsidR="009C1486">
          <w:t>gative</w:t>
        </w:r>
        <w:r w:rsidR="009C1486">
          <w:t xml:space="preserve"> </w:t>
        </w:r>
      </w:ins>
      <w:r>
        <w:t>results</w:t>
      </w:r>
      <w:commentRangeEnd w:id="225"/>
      <w:r w:rsidR="00B4194A">
        <w:rPr>
          <w:rStyle w:val="CommentReference"/>
        </w:rPr>
        <w:commentReference w:id="225"/>
      </w:r>
      <w:r>
        <w:t>.</w:t>
      </w:r>
    </w:p>
    <w:p w14:paraId="0BD2B1A4" w14:textId="77777777" w:rsidR="002B6D5C" w:rsidRDefault="002B6D5C" w:rsidP="007A2897">
      <w:r>
        <w:t>The original dataset contained 44 input variables, mainly information of the soil types in Canadian forests.</w:t>
      </w:r>
    </w:p>
    <w:p w14:paraId="2CF5A12B" w14:textId="77777777" w:rsidR="002B6D5C" w:rsidRDefault="002B6D5C" w:rsidP="007A2897">
      <w:r>
        <w:t xml:space="preserve">A guideline we would offer the </w:t>
      </w:r>
      <w:r w:rsidR="00E53FD4">
        <w:t>Forestry</w:t>
      </w:r>
      <w:r>
        <w:t xml:space="preserve"> Services is that it could focus on a smaller sub set of soil types and the resultant dataset would still be able to generate a meaningful prediction model. Rather than run tests on the soil type to determine which of the 38 types to record for each plot, the forest department could limit their checks to determining if the new plot was one of just of the following:</w:t>
      </w:r>
    </w:p>
    <w:p w14:paraId="6634B820" w14:textId="77777777" w:rsidR="002B6D5C" w:rsidRDefault="002B6D5C" w:rsidP="0087668B">
      <w:pPr>
        <w:pStyle w:val="ListParagraph"/>
        <w:numPr>
          <w:ilvl w:val="0"/>
          <w:numId w:val="15"/>
        </w:numPr>
      </w:pPr>
      <w:r>
        <w:t>Soil Type 20</w:t>
      </w:r>
    </w:p>
    <w:p w14:paraId="0F8884BC" w14:textId="77777777" w:rsidR="002B6D5C" w:rsidRDefault="002B6D5C" w:rsidP="0087668B">
      <w:pPr>
        <w:pStyle w:val="ListParagraph"/>
        <w:numPr>
          <w:ilvl w:val="0"/>
          <w:numId w:val="15"/>
        </w:numPr>
      </w:pPr>
      <w:r>
        <w:t>Soil Type 21</w:t>
      </w:r>
    </w:p>
    <w:p w14:paraId="0358E35D" w14:textId="77777777" w:rsidR="002B6D5C" w:rsidRDefault="002B6D5C" w:rsidP="0087668B">
      <w:pPr>
        <w:pStyle w:val="ListParagraph"/>
        <w:numPr>
          <w:ilvl w:val="0"/>
          <w:numId w:val="15"/>
        </w:numPr>
      </w:pPr>
      <w:r>
        <w:t>Soil Type 9</w:t>
      </w:r>
    </w:p>
    <w:p w14:paraId="041709B5" w14:textId="77777777" w:rsidR="002B6D5C" w:rsidRDefault="002B6D5C" w:rsidP="0087668B">
      <w:pPr>
        <w:pStyle w:val="ListParagraph"/>
        <w:numPr>
          <w:ilvl w:val="0"/>
          <w:numId w:val="15"/>
        </w:numPr>
      </w:pPr>
      <w:r>
        <w:t>Soil Type 27</w:t>
      </w:r>
    </w:p>
    <w:p w14:paraId="02DC0A99" w14:textId="77777777" w:rsidR="002B6D5C" w:rsidRDefault="002B6D5C" w:rsidP="0087668B">
      <w:pPr>
        <w:pStyle w:val="ListParagraph"/>
        <w:numPr>
          <w:ilvl w:val="0"/>
          <w:numId w:val="15"/>
        </w:numPr>
      </w:pPr>
      <w:r>
        <w:t>Soil Type 36</w:t>
      </w:r>
    </w:p>
    <w:p w14:paraId="4E8F38A4" w14:textId="77777777" w:rsidR="002B6D5C" w:rsidRDefault="002B6D5C" w:rsidP="0087668B">
      <w:pPr>
        <w:pStyle w:val="ListParagraph"/>
        <w:numPr>
          <w:ilvl w:val="0"/>
          <w:numId w:val="15"/>
        </w:numPr>
      </w:pPr>
      <w:r>
        <w:t>Soil Type 3</w:t>
      </w:r>
    </w:p>
    <w:p w14:paraId="677CDA19" w14:textId="77777777" w:rsidR="002B6D5C" w:rsidRDefault="002B6D5C" w:rsidP="0087668B">
      <w:pPr>
        <w:pStyle w:val="ListParagraph"/>
        <w:numPr>
          <w:ilvl w:val="0"/>
          <w:numId w:val="15"/>
        </w:numPr>
      </w:pPr>
      <w:r>
        <w:t>Soil Type 37</w:t>
      </w:r>
    </w:p>
    <w:p w14:paraId="3BC7DEDA" w14:textId="77777777" w:rsidR="002B6D5C" w:rsidRDefault="002B6D5C" w:rsidP="0087668B">
      <w:pPr>
        <w:pStyle w:val="ListParagraph"/>
        <w:numPr>
          <w:ilvl w:val="0"/>
          <w:numId w:val="15"/>
        </w:numPr>
      </w:pPr>
      <w:r>
        <w:t>Soil Type 4</w:t>
      </w:r>
    </w:p>
    <w:p w14:paraId="7DBD2F01" w14:textId="77777777" w:rsidR="002B6D5C" w:rsidRDefault="002B6D5C" w:rsidP="0087668B">
      <w:pPr>
        <w:pStyle w:val="ListParagraph"/>
        <w:numPr>
          <w:ilvl w:val="0"/>
          <w:numId w:val="15"/>
        </w:numPr>
      </w:pPr>
      <w:r>
        <w:t>Soil Type 30</w:t>
      </w:r>
    </w:p>
    <w:p w14:paraId="5DC12316" w14:textId="77777777" w:rsidR="002B6D5C" w:rsidRDefault="002B6D5C" w:rsidP="002B6D5C">
      <w:pPr>
        <w:pStyle w:val="ListParagraph"/>
        <w:ind w:left="1854"/>
      </w:pPr>
    </w:p>
    <w:p w14:paraId="556BE838" w14:textId="77777777" w:rsidR="002B6D5C" w:rsidRDefault="002B6D5C" w:rsidP="002B6D5C">
      <w:pPr>
        <w:pStyle w:val="ListParagraph"/>
        <w:ind w:left="1134"/>
      </w:pPr>
      <w:r>
        <w:t>Any other soil type could just be marked as ‘other’. Presumably this would speed up the process of assessing each individual plot for future data gathering.</w:t>
      </w:r>
    </w:p>
    <w:p w14:paraId="27B89565" w14:textId="77777777" w:rsidR="002B6D5C" w:rsidRDefault="002B6D5C" w:rsidP="002B6D5C">
      <w:pPr>
        <w:pStyle w:val="ListParagraph"/>
        <w:ind w:left="1134"/>
      </w:pPr>
    </w:p>
    <w:p w14:paraId="6F48107E" w14:textId="77777777" w:rsidR="002B6D5C" w:rsidRDefault="002B6D5C" w:rsidP="002B6D5C">
      <w:pPr>
        <w:pStyle w:val="ListParagraph"/>
        <w:ind w:left="1134"/>
      </w:pPr>
      <w:r>
        <w:t xml:space="preserve">Working with a </w:t>
      </w:r>
      <w:r w:rsidR="00E53FD4">
        <w:t>smaller</w:t>
      </w:r>
      <w:r>
        <w:t xml:space="preserve"> dataset should also improve processing time</w:t>
      </w:r>
      <w:r w:rsidR="00072919">
        <w:t xml:space="preserve"> if the dataset grew to be much larger.</w:t>
      </w:r>
    </w:p>
    <w:p w14:paraId="3AAD9295" w14:textId="77777777" w:rsidR="001D2CC6" w:rsidRDefault="00D413FE" w:rsidP="001D2CC6">
      <w:pPr>
        <w:pStyle w:val="Heading2"/>
      </w:pPr>
      <w:bookmarkStart w:id="228" w:name="_Toc22055407"/>
      <w:r>
        <w:t>Random</w:t>
      </w:r>
      <w:ins w:id="229" w:author="user" w:date="2019-10-14T13:54:00Z">
        <w:r w:rsidR="00B4194A">
          <w:t xml:space="preserve"> </w:t>
        </w:r>
      </w:ins>
      <w:r>
        <w:t>Forest Parameter</w:t>
      </w:r>
      <w:bookmarkEnd w:id="228"/>
    </w:p>
    <w:p w14:paraId="2FDD2BAE" w14:textId="77777777" w:rsidR="00B16A57" w:rsidRDefault="00B16A57" w:rsidP="007A2897">
      <w:r>
        <w:t xml:space="preserve">In setting the </w:t>
      </w:r>
      <w:r w:rsidR="008D5D47">
        <w:t xml:space="preserve">‘n_estimator’ </w:t>
      </w:r>
      <w:r>
        <w:t>parameter to the Random</w:t>
      </w:r>
      <w:ins w:id="230" w:author="user" w:date="2019-10-14T13:53:00Z">
        <w:r w:rsidR="00B4194A">
          <w:t xml:space="preserve"> </w:t>
        </w:r>
      </w:ins>
      <w:r>
        <w:t xml:space="preserve">Forest </w:t>
      </w:r>
      <w:r w:rsidR="008D5D47">
        <w:t>function we focused on not overfitting the data and reducing False Negatives, which minimises the chance of missing a plot that is good for Spruce.</w:t>
      </w:r>
    </w:p>
    <w:p w14:paraId="52E18BF9" w14:textId="77777777" w:rsidR="008D5D47" w:rsidRDefault="008D5D47" w:rsidP="007A2897">
      <w:r>
        <w:t>Our analysis showed that we could reduce the value of ‘n_estimator’ if we wanted to focus on False Positives, and train the model to avoid planting Spruce in an unsuitable plot. Reducing False Positives was not our strategy in this instance but it is useful information to have on hand to assist the forestry prediction.</w:t>
      </w:r>
    </w:p>
    <w:p w14:paraId="31C3C086" w14:textId="77777777" w:rsidR="007A2897" w:rsidRDefault="007A2897" w:rsidP="007A2897">
      <w:pPr>
        <w:pStyle w:val="Heading2"/>
      </w:pPr>
      <w:bookmarkStart w:id="231" w:name="_Toc22055408"/>
      <w:r>
        <w:t>Check the ‘Missing Data’</w:t>
      </w:r>
      <w:bookmarkEnd w:id="231"/>
    </w:p>
    <w:p w14:paraId="3DBDB231" w14:textId="77777777" w:rsidR="007A2897" w:rsidRDefault="00CA239D" w:rsidP="007A2897">
      <w:r>
        <w:t xml:space="preserve">A number of the rows in the Spruce dataset </w:t>
      </w:r>
      <w:r w:rsidR="00E53FD4">
        <w:t>have</w:t>
      </w:r>
      <w:r>
        <w:t xml:space="preserve"> zero values. Other advice for the Canadian Forestry Department would be have a forest ranger, or other expect, apply some domain knowledge and determine if those zero values are legitimate or are genuine ‘missing data’. This could inform future data clean up processes and help with new model accuracy.</w:t>
      </w:r>
    </w:p>
    <w:p w14:paraId="3169CFA7" w14:textId="77777777" w:rsidR="007A2897" w:rsidRPr="007A2897" w:rsidRDefault="007A2897" w:rsidP="007A2897"/>
    <w:p w14:paraId="435008F1" w14:textId="77777777" w:rsidR="00527B94" w:rsidRDefault="00527B94" w:rsidP="00527B94">
      <w:pPr>
        <w:pStyle w:val="Heading1"/>
      </w:pPr>
      <w:bookmarkStart w:id="232" w:name="_Toc22055409"/>
      <w:r>
        <w:lastRenderedPageBreak/>
        <w:t xml:space="preserve">Principal </w:t>
      </w:r>
      <w:r w:rsidR="00F23705">
        <w:t>Component</w:t>
      </w:r>
      <w:r>
        <w:t xml:space="preserve"> Analysis (PCA)</w:t>
      </w:r>
      <w:bookmarkEnd w:id="232"/>
    </w:p>
    <w:p w14:paraId="7073E621" w14:textId="77777777" w:rsidR="00527B94" w:rsidRDefault="00527B94" w:rsidP="00527B94">
      <w:pPr>
        <w:pStyle w:val="Heading2"/>
      </w:pPr>
      <w:bookmarkStart w:id="233" w:name="_Toc22055410"/>
      <w:r>
        <w:t>Code and Data Preparation</w:t>
      </w:r>
      <w:bookmarkEnd w:id="233"/>
    </w:p>
    <w:p w14:paraId="2950855D" w14:textId="77777777" w:rsidR="00527B94" w:rsidRDefault="00527B94" w:rsidP="00527B94">
      <w:r>
        <w:t xml:space="preserve">PCA is a </w:t>
      </w:r>
      <w:r w:rsidR="001D5E00">
        <w:t>technique for dimensionality reduction that is used to visualise datasets with more than 2 or 3 dimensions, which is the case with the Spruce dataset.</w:t>
      </w:r>
    </w:p>
    <w:p w14:paraId="1119008D" w14:textId="77777777" w:rsidR="001D5E00" w:rsidRDefault="000F5AC8" w:rsidP="00527B94">
      <w:r>
        <w:t xml:space="preserve">The PCA visualisation for the Spruce dataset will attempt to represent on two </w:t>
      </w:r>
      <w:r w:rsidR="00E53FD4">
        <w:t>axes</w:t>
      </w:r>
      <w:r>
        <w:t xml:space="preserve"> as much variance as possible contained in all the captured features.</w:t>
      </w:r>
    </w:p>
    <w:p w14:paraId="0736EACE" w14:textId="77777777" w:rsidR="005150CB" w:rsidRDefault="005150CB" w:rsidP="005150CB">
      <w:pPr>
        <w:spacing w:after="100"/>
        <w:ind w:right="720"/>
      </w:pPr>
      <w:r>
        <w:t>In our code set, the PCA function is invoke</w:t>
      </w:r>
      <w:r w:rsidR="00AD7454">
        <w:t>d</w:t>
      </w:r>
      <w:r>
        <w:t xml:space="preserve"> using the reduced Feature set. This feature set </w:t>
      </w:r>
      <w:r w:rsidR="00AD7454">
        <w:t xml:space="preserve">has already been reduced to the </w:t>
      </w:r>
      <w:r>
        <w:t xml:space="preserve">15 features as described in Section </w:t>
      </w:r>
      <w:r>
        <w:fldChar w:fldCharType="begin"/>
      </w:r>
      <w:r>
        <w:instrText xml:space="preserve"> REF _Ref21367119 \r \h </w:instrText>
      </w:r>
      <w:r>
        <w:fldChar w:fldCharType="separate"/>
      </w:r>
      <w:r>
        <w:t>6.1</w:t>
      </w:r>
      <w:r>
        <w:fldChar w:fldCharType="end"/>
      </w:r>
      <w:r>
        <w:t xml:space="preserve"> of this document.</w:t>
      </w:r>
    </w:p>
    <w:p w14:paraId="60DAA28C" w14:textId="77777777" w:rsidR="005150CB" w:rsidRDefault="005150CB" w:rsidP="00527B94"/>
    <w:p w14:paraId="3E9ABA2A" w14:textId="77777777" w:rsidR="001D5E00" w:rsidRPr="00527B94" w:rsidRDefault="005150CB" w:rsidP="00527B94">
      <w:r>
        <w:rPr>
          <w:noProof/>
          <w:lang w:eastAsia="en-GB"/>
        </w:rPr>
        <w:drawing>
          <wp:inline distT="0" distB="0" distL="0" distR="0" wp14:anchorId="732BBEA5" wp14:editId="703DC071">
            <wp:extent cx="4533900"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33900" cy="3169920"/>
                    </a:xfrm>
                    <a:prstGeom prst="rect">
                      <a:avLst/>
                    </a:prstGeom>
                  </pic:spPr>
                </pic:pic>
              </a:graphicData>
            </a:graphic>
          </wp:inline>
        </w:drawing>
      </w:r>
    </w:p>
    <w:p w14:paraId="50E4A6E9" w14:textId="77777777" w:rsidR="00167B7C" w:rsidRDefault="00167B7C" w:rsidP="00167B7C">
      <w:pPr>
        <w:spacing w:after="100"/>
        <w:ind w:left="1440" w:right="720"/>
      </w:pPr>
    </w:p>
    <w:p w14:paraId="6EE427B0" w14:textId="77777777" w:rsidR="006B4EFA" w:rsidRDefault="006B4EFA" w:rsidP="005150CB">
      <w:pPr>
        <w:spacing w:after="100"/>
        <w:ind w:right="720"/>
      </w:pPr>
      <w:r>
        <w:t xml:space="preserve">The data has also been normalised so that features with different ranges are adjusted to allow them be compared much more effectively by the Machine Learning algorithms, and by the PCA visualisation. The result is </w:t>
      </w:r>
      <w:r w:rsidR="00F23705">
        <w:t>that</w:t>
      </w:r>
      <w:r>
        <w:t xml:space="preserve"> the dataset based to the PCA </w:t>
      </w:r>
      <w:r w:rsidR="00F23705">
        <w:t>Visualisation</w:t>
      </w:r>
      <w:r>
        <w:t xml:space="preserve"> routine contains feature values that are all mostly between -1 and 1 in magnitude.</w:t>
      </w:r>
    </w:p>
    <w:p w14:paraId="41D36C1F" w14:textId="77777777" w:rsidR="006B4EFA" w:rsidRDefault="00E53FD4" w:rsidP="005150CB">
      <w:pPr>
        <w:spacing w:after="100"/>
        <w:ind w:right="720"/>
      </w:pPr>
      <w:r>
        <w:t>This ‘scaled’ data set is</w:t>
      </w:r>
      <w:r w:rsidR="006B4EFA">
        <w:t xml:space="preserve"> the observations of the 44 input variables for the 15,120 forest plots in the </w:t>
      </w:r>
      <w:r w:rsidR="006B4EFA" w:rsidRPr="005150CB">
        <w:rPr>
          <w:b/>
          <w:i/>
        </w:rPr>
        <w:t>Spruce.csv</w:t>
      </w:r>
      <w:r w:rsidR="006B4EFA">
        <w:t xml:space="preserve"> file, represented by the ‘X_Scaled’ variable in the code snippet above.</w:t>
      </w:r>
    </w:p>
    <w:p w14:paraId="66E7AB5D" w14:textId="77777777" w:rsidR="006B4EFA" w:rsidRDefault="006B4EFA" w:rsidP="005150CB">
      <w:pPr>
        <w:spacing w:after="100"/>
        <w:ind w:right="720"/>
      </w:pPr>
      <w:r>
        <w:t>The ‘Y’ variable contains the associated target variable for ‘Spruce/Other’, converted to a numerical value.</w:t>
      </w:r>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1CB46888" w14:textId="77777777" w:rsidR="003216DF" w:rsidRDefault="003216DF" w:rsidP="003216DF">
      <w:pPr>
        <w:pStyle w:val="Heading2"/>
      </w:pPr>
      <w:bookmarkStart w:id="234" w:name="_Toc22055411"/>
      <w:r>
        <w:lastRenderedPageBreak/>
        <w:t>PCA Implementation</w:t>
      </w:r>
      <w:bookmarkEnd w:id="234"/>
    </w:p>
    <w:p w14:paraId="501AD96F" w14:textId="77777777" w:rsidR="00701780" w:rsidRDefault="00701780" w:rsidP="00862BBE">
      <w:r>
        <w:t xml:space="preserve">Visualisation of the dataset, as </w:t>
      </w:r>
      <w:r w:rsidR="00F23705">
        <w:t>output</w:t>
      </w:r>
      <w:r>
        <w:t xml:space="preserve"> by </w:t>
      </w:r>
      <w:r w:rsidR="00AD7454">
        <w:t>our Pyth</w:t>
      </w:r>
      <w:r>
        <w:t>o</w:t>
      </w:r>
      <w:r w:rsidR="00AD7454">
        <w:t>n</w:t>
      </w:r>
      <w:r>
        <w:t xml:space="preserve"> code:</w:t>
      </w:r>
    </w:p>
    <w:p w14:paraId="311461B9" w14:textId="77777777" w:rsidR="00680680" w:rsidRDefault="00AD7454" w:rsidP="00AD7454">
      <w:pPr>
        <w:ind w:left="567"/>
      </w:pPr>
      <w:r>
        <w:rPr>
          <w:noProof/>
          <w:lang w:eastAsia="en-GB"/>
        </w:rPr>
        <w:drawing>
          <wp:inline distT="0" distB="0" distL="0" distR="0" wp14:anchorId="0C0C9CAD" wp14:editId="5AE3426E">
            <wp:extent cx="5364480" cy="4069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64480" cy="4069080"/>
                    </a:xfrm>
                    <a:prstGeom prst="rect">
                      <a:avLst/>
                    </a:prstGeom>
                  </pic:spPr>
                </pic:pic>
              </a:graphicData>
            </a:graphic>
          </wp:inline>
        </w:drawing>
      </w:r>
    </w:p>
    <w:p w14:paraId="75F5CD58" w14:textId="77777777" w:rsidR="00701780" w:rsidRDefault="00701780" w:rsidP="00862BBE"/>
    <w:p w14:paraId="71D3B2AF" w14:textId="77777777" w:rsidR="000F5AC8" w:rsidRDefault="00701780" w:rsidP="00701780">
      <w:pPr>
        <w:spacing w:after="100"/>
        <w:ind w:right="720"/>
        <w:rPr>
          <w:szCs w:val="22"/>
        </w:rPr>
      </w:pPr>
      <w:r>
        <w:rPr>
          <w:szCs w:val="22"/>
        </w:rPr>
        <w:t>How much variance is explained by the first two principal components? Is the resultant plot a good representation of data?</w:t>
      </w:r>
    </w:p>
    <w:p w14:paraId="617ADE61" w14:textId="77777777" w:rsidR="00701780" w:rsidRDefault="00A7013A" w:rsidP="00701780">
      <w:pPr>
        <w:spacing w:after="100"/>
        <w:ind w:right="720"/>
        <w:rPr>
          <w:szCs w:val="22"/>
        </w:rPr>
      </w:pPr>
      <w:r>
        <w:rPr>
          <w:szCs w:val="22"/>
        </w:rPr>
        <w:t xml:space="preserve">A sizeable amount of the Spruce data is represented by the first two </w:t>
      </w:r>
      <w:r w:rsidR="00E53FD4">
        <w:rPr>
          <w:szCs w:val="22"/>
        </w:rPr>
        <w:t>principal</w:t>
      </w:r>
      <w:r>
        <w:rPr>
          <w:szCs w:val="22"/>
        </w:rPr>
        <w:t xml:space="preserve"> components, as visualised in the above diagram.</w:t>
      </w:r>
    </w:p>
    <w:p w14:paraId="41B2245A" w14:textId="77777777" w:rsidR="00A7013A" w:rsidRDefault="00A7013A" w:rsidP="00701780">
      <w:pPr>
        <w:spacing w:after="100"/>
        <w:ind w:right="720"/>
        <w:rPr>
          <w:szCs w:val="22"/>
        </w:rPr>
      </w:pPr>
      <w:r>
        <w:rPr>
          <w:szCs w:val="22"/>
        </w:rPr>
        <w:t>This analysis does make it easy for us to visualise the Spruce data, which would not be feasible if we tried to assess any more than 2 or 3 dimension.</w:t>
      </w:r>
    </w:p>
    <w:p w14:paraId="6A2966DC" w14:textId="77777777" w:rsidR="00012BFA" w:rsidRDefault="00012BFA" w:rsidP="00701780">
      <w:pPr>
        <w:spacing w:after="100"/>
        <w:ind w:right="720"/>
        <w:rPr>
          <w:szCs w:val="22"/>
        </w:rPr>
      </w:pPr>
    </w:p>
    <w:p w14:paraId="515C01C7" w14:textId="77777777" w:rsidR="00A7013A" w:rsidRDefault="00A7013A" w:rsidP="00701780">
      <w:pPr>
        <w:spacing w:after="100"/>
        <w:ind w:right="720"/>
        <w:rPr>
          <w:szCs w:val="22"/>
        </w:rPr>
      </w:pPr>
      <w:r>
        <w:rPr>
          <w:szCs w:val="22"/>
        </w:rPr>
        <w:t>The PCA graph is still a little cluttered and some of the data is obscured but it gives us a sense of the ‘shape’ of the data and will then feed into K-Mean analysis.</w:t>
      </w:r>
    </w:p>
    <w:p w14:paraId="51BD12CC" w14:textId="77777777" w:rsidR="00701780" w:rsidRDefault="00701780" w:rsidP="00701780">
      <w:pPr>
        <w:pStyle w:val="Heading1"/>
      </w:pPr>
      <w:bookmarkStart w:id="235" w:name="_Toc22055412"/>
      <w:r>
        <w:lastRenderedPageBreak/>
        <w:t>K-Means Clustering</w:t>
      </w:r>
      <w:bookmarkEnd w:id="235"/>
    </w:p>
    <w:p w14:paraId="5D86FE57" w14:textId="77777777" w:rsidR="00701780" w:rsidRDefault="00701780" w:rsidP="00701780">
      <w:pPr>
        <w:pStyle w:val="Heading2"/>
      </w:pPr>
      <w:bookmarkStart w:id="236" w:name="_Toc22055413"/>
      <w:r>
        <w:t>Elbow Plot Creation</w:t>
      </w:r>
      <w:bookmarkEnd w:id="236"/>
    </w:p>
    <w:p w14:paraId="1ED82E78" w14:textId="77777777" w:rsidR="00701780" w:rsidRDefault="00701780" w:rsidP="00701780">
      <w:r>
        <w:t>The image below is our output of the Elbow Plot creation from our code</w:t>
      </w:r>
      <w:r w:rsidR="00AC4976">
        <w:t xml:space="preserve"> analysing the Spruce tree data</w:t>
      </w:r>
      <w:r>
        <w:t>:</w:t>
      </w:r>
    </w:p>
    <w:p w14:paraId="667B636B" w14:textId="77777777" w:rsidR="00AC4976" w:rsidRDefault="00A7013A" w:rsidP="00A7013A">
      <w:r>
        <w:rPr>
          <w:noProof/>
          <w:lang w:eastAsia="en-GB"/>
        </w:rPr>
        <w:drawing>
          <wp:inline distT="0" distB="0" distL="0" distR="0" wp14:anchorId="5B786EE5" wp14:editId="3643277A">
            <wp:extent cx="4503420" cy="3307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03420" cy="3307080"/>
                    </a:xfrm>
                    <a:prstGeom prst="rect">
                      <a:avLst/>
                    </a:prstGeom>
                  </pic:spPr>
                </pic:pic>
              </a:graphicData>
            </a:graphic>
          </wp:inline>
        </w:drawing>
      </w:r>
    </w:p>
    <w:p w14:paraId="26A1F80F" w14:textId="77777777" w:rsidR="00AC4976" w:rsidRDefault="00AC4976" w:rsidP="00701780"/>
    <w:p w14:paraId="2EB6186A" w14:textId="77777777" w:rsidR="00AC4976" w:rsidRDefault="00AC4976" w:rsidP="00701780">
      <w:r>
        <w:t>The ‘Inertia’ value on the axis represents the within cluster sun of squared errors (WCSS) for a set of K values.</w:t>
      </w:r>
      <w:r w:rsidR="00A7013A">
        <w:t xml:space="preserve"> We </w:t>
      </w:r>
      <w:r w:rsidR="00E53FD4">
        <w:t>invoke</w:t>
      </w:r>
      <w:r w:rsidR="00A7013A">
        <w:t xml:space="preserve"> the KMeans function in one of our Python libraries to generate the above graph.</w:t>
      </w:r>
    </w:p>
    <w:p w14:paraId="1AD3607E" w14:textId="77777777" w:rsidR="00AC4976" w:rsidRDefault="00AC4976" w:rsidP="00701780">
      <w:r>
        <w:t xml:space="preserve">In the above elbow </w:t>
      </w:r>
      <w:r w:rsidR="00F23705">
        <w:t>plot</w:t>
      </w:r>
      <w:r>
        <w:t xml:space="preserve"> we can see that inertia drops as the number of clusters increases.</w:t>
      </w:r>
    </w:p>
    <w:p w14:paraId="3A298E47" w14:textId="77777777" w:rsidR="00AC4976" w:rsidRDefault="00AC4976" w:rsidP="00701780">
      <w:r>
        <w:t xml:space="preserve">The drop in the value of inertia is less significant after number of clusters = 2. </w:t>
      </w:r>
      <w:r w:rsidR="00A7013A">
        <w:t>A cluster value of 2 clearly represents the ‘bend’ in the elbow.</w:t>
      </w:r>
    </w:p>
    <w:p w14:paraId="6743FEBA" w14:textId="77777777" w:rsidR="00AC4976" w:rsidRDefault="00AC4976" w:rsidP="00701780"/>
    <w:p w14:paraId="3690039B" w14:textId="77777777" w:rsidR="00AC4976" w:rsidRDefault="00AC4976">
      <w:pPr>
        <w:spacing w:after="0" w:line="240" w:lineRule="auto"/>
        <w:ind w:left="0"/>
        <w:rPr>
          <w:b/>
          <w:bCs/>
          <w:iCs/>
          <w:color w:val="3C8D94"/>
          <w:sz w:val="26"/>
          <w:szCs w:val="28"/>
        </w:rPr>
      </w:pPr>
      <w:r>
        <w:br w:type="page"/>
      </w:r>
    </w:p>
    <w:p w14:paraId="4DE72993" w14:textId="77777777" w:rsidR="00AC4976" w:rsidRDefault="00AC4976" w:rsidP="00AC4976">
      <w:pPr>
        <w:pStyle w:val="Heading2"/>
      </w:pPr>
      <w:bookmarkStart w:id="237" w:name="_Toc22055414"/>
      <w:r>
        <w:lastRenderedPageBreak/>
        <w:t>K-Means Implementation</w:t>
      </w:r>
      <w:bookmarkEnd w:id="237"/>
    </w:p>
    <w:p w14:paraId="3832C531" w14:textId="77777777" w:rsidR="00AC4976" w:rsidRDefault="00AC4976" w:rsidP="00AC4976">
      <w:r>
        <w:t xml:space="preserve">We know the </w:t>
      </w:r>
      <w:r w:rsidR="00F23705">
        <w:t>make-up</w:t>
      </w:r>
      <w:r>
        <w:t xml:space="preserve"> of the Spruce dataset that there can only really be two meaningful clusters – to plant a </w:t>
      </w:r>
      <w:r w:rsidR="00F23705">
        <w:t>Spruce</w:t>
      </w:r>
      <w:r>
        <w:t xml:space="preserve"> tree </w:t>
      </w:r>
      <w:r w:rsidRPr="00AC4976">
        <w:rPr>
          <w:b/>
          <w:u w:val="single"/>
        </w:rPr>
        <w:t>or</w:t>
      </w:r>
      <w:r>
        <w:t xml:space="preserve"> to plant another type of tree. </w:t>
      </w:r>
    </w:p>
    <w:p w14:paraId="0EC3CC02" w14:textId="77777777" w:rsidR="00AD3BD0" w:rsidRDefault="00AD3BD0" w:rsidP="00AC4976"/>
    <w:p w14:paraId="08762F17" w14:textId="77777777" w:rsidR="00AD3BD0" w:rsidRDefault="00AD3BD0" w:rsidP="00AC4976">
      <w:r>
        <w:t>The K-Means code, including the Elbow Plot, as implemented by our group, is as follows:</w:t>
      </w:r>
    </w:p>
    <w:p w14:paraId="38F927F9" w14:textId="77777777" w:rsidR="00AD3BD0" w:rsidRDefault="00AD3BD0" w:rsidP="00AC4976">
      <w:r>
        <w:rPr>
          <w:noProof/>
          <w:lang w:eastAsia="en-GB"/>
        </w:rPr>
        <w:drawing>
          <wp:inline distT="0" distB="0" distL="0" distR="0" wp14:anchorId="494E3675" wp14:editId="588BF6C0">
            <wp:extent cx="5419725" cy="425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9725" cy="4257675"/>
                    </a:xfrm>
                    <a:prstGeom prst="rect">
                      <a:avLst/>
                    </a:prstGeom>
                  </pic:spPr>
                </pic:pic>
              </a:graphicData>
            </a:graphic>
          </wp:inline>
        </w:drawing>
      </w:r>
    </w:p>
    <w:p w14:paraId="497F5226" w14:textId="77777777" w:rsidR="00AD3BD0" w:rsidRDefault="00AD3BD0" w:rsidP="00AC4976"/>
    <w:p w14:paraId="347F5BB7" w14:textId="77777777" w:rsidR="00AC4976" w:rsidRDefault="00AD3BD0" w:rsidP="00701780">
      <w:r>
        <w:t>The elbow plot confirms our assumption that ‘2’ is the optimum cluster value. This would have been understood from the nature of the dataset, even without the validation of the elbow plot.</w:t>
      </w:r>
    </w:p>
    <w:p w14:paraId="14EE4224" w14:textId="77777777" w:rsidR="00A7013A" w:rsidRDefault="00A7013A" w:rsidP="00701780"/>
    <w:p w14:paraId="136C1D92" w14:textId="77777777" w:rsidR="00AD3BD0" w:rsidRDefault="00AD3BD0" w:rsidP="00701780">
      <w:r>
        <w:t>The PCA visu</w:t>
      </w:r>
      <w:r w:rsidR="00F23705">
        <w:t>a</w:t>
      </w:r>
      <w:r>
        <w:t>li</w:t>
      </w:r>
      <w:r w:rsidR="00F23705">
        <w:t>sati</w:t>
      </w:r>
      <w:r>
        <w:t>on matrix is passed to the K-Means function and allows the following cluster graph to be created. The PCA matrix allows a meaningful representation of the clustering of Spruce vs Other Tree types.</w:t>
      </w:r>
    </w:p>
    <w:p w14:paraId="35B7303F" w14:textId="77777777" w:rsidR="00AD3BD0" w:rsidRDefault="00AD3BD0" w:rsidP="00701780"/>
    <w:p w14:paraId="4FC2C24B" w14:textId="77777777" w:rsidR="00AD3BD0" w:rsidRDefault="00AD3BD0">
      <w:pPr>
        <w:spacing w:after="0" w:line="240" w:lineRule="auto"/>
        <w:ind w:left="0"/>
      </w:pPr>
      <w:r>
        <w:br w:type="page"/>
      </w:r>
    </w:p>
    <w:p w14:paraId="7DA4962D" w14:textId="77777777" w:rsidR="00AD3BD0" w:rsidRDefault="00AD3BD0" w:rsidP="00701780">
      <w:r>
        <w:lastRenderedPageBreak/>
        <w:t xml:space="preserve">Our K-Means </w:t>
      </w:r>
      <w:r w:rsidR="00F23705">
        <w:t>visualisation</w:t>
      </w:r>
      <w:r>
        <w:t xml:space="preserve"> from the code is as follows:</w:t>
      </w:r>
    </w:p>
    <w:p w14:paraId="2E2241DF" w14:textId="77777777" w:rsidR="00AD3BD0" w:rsidRDefault="00AD3BD0" w:rsidP="00701780"/>
    <w:p w14:paraId="7345D5DC" w14:textId="77777777" w:rsidR="00AD3BD0" w:rsidRPr="00701780" w:rsidRDefault="000B2B25" w:rsidP="00AD3BD0">
      <w:pPr>
        <w:ind w:left="0"/>
      </w:pPr>
      <w:r>
        <w:rPr>
          <w:noProof/>
          <w:lang w:eastAsia="en-GB"/>
        </w:rPr>
        <w:drawing>
          <wp:inline distT="0" distB="0" distL="0" distR="0" wp14:anchorId="0C861233" wp14:editId="0E74D7F7">
            <wp:extent cx="5428043" cy="4500562"/>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25440" cy="4498403"/>
                    </a:xfrm>
                    <a:prstGeom prst="rect">
                      <a:avLst/>
                    </a:prstGeom>
                  </pic:spPr>
                </pic:pic>
              </a:graphicData>
            </a:graphic>
          </wp:inline>
        </w:drawing>
      </w:r>
    </w:p>
    <w:p w14:paraId="592A4E8F" w14:textId="77777777" w:rsidR="00D95216" w:rsidRPr="00D95216" w:rsidRDefault="00D95216" w:rsidP="00D95216"/>
    <w:p w14:paraId="4714A4AE" w14:textId="77777777" w:rsidR="00D95216" w:rsidRDefault="00D95216" w:rsidP="00167B7C">
      <w:pPr>
        <w:spacing w:after="100"/>
        <w:ind w:left="1440" w:right="720"/>
      </w:pPr>
    </w:p>
    <w:sectPr w:rsidR="00D95216" w:rsidSect="00DD7DF2">
      <w:headerReference w:type="even" r:id="rId63"/>
      <w:headerReference w:type="default" r:id="rId64"/>
      <w:footerReference w:type="even" r:id="rId65"/>
      <w:footerReference w:type="default" r:id="rId66"/>
      <w:headerReference w:type="first" r:id="rId67"/>
      <w:pgSz w:w="11907" w:h="16840" w:code="9"/>
      <w:pgMar w:top="1020" w:right="737" w:bottom="1020" w:left="737" w:header="454" w:footer="283" w:gutter="567"/>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0" w:author="user" w:date="2019-10-14T13:15:00Z" w:initials="u">
    <w:p w14:paraId="65584F4F" w14:textId="77777777" w:rsidR="00256AC2" w:rsidRDefault="00256AC2">
      <w:pPr>
        <w:pStyle w:val="CommentText"/>
      </w:pPr>
      <w:r>
        <w:rPr>
          <w:rStyle w:val="CommentReference"/>
        </w:rPr>
        <w:annotationRef/>
      </w:r>
      <w:r>
        <w:t>.</w:t>
      </w:r>
      <w:proofErr w:type="spellStart"/>
      <w:r>
        <w:t>py</w:t>
      </w:r>
      <w:proofErr w:type="spellEnd"/>
      <w:r>
        <w:t xml:space="preserve"> repeats twice?</w:t>
      </w:r>
    </w:p>
  </w:comment>
  <w:comment w:id="204" w:author="user" w:date="2019-10-14T13:45:00Z" w:initials="u">
    <w:p w14:paraId="07E77274" w14:textId="77777777" w:rsidR="00386B6A" w:rsidRDefault="00386B6A">
      <w:pPr>
        <w:pStyle w:val="CommentText"/>
      </w:pPr>
      <w:r>
        <w:rPr>
          <w:rStyle w:val="CommentReference"/>
        </w:rPr>
        <w:annotationRef/>
      </w:r>
      <w:r>
        <w:t>Let’s move this one onto the previous page to follow immediately after the image</w:t>
      </w:r>
    </w:p>
  </w:comment>
  <w:comment w:id="225" w:author="user" w:date="2019-10-14T13:53:00Z" w:initials="u">
    <w:p w14:paraId="551E7D11" w14:textId="77777777" w:rsidR="00B4194A" w:rsidRDefault="00B4194A">
      <w:pPr>
        <w:pStyle w:val="CommentText"/>
      </w:pPr>
      <w:r>
        <w:rPr>
          <w:rStyle w:val="CommentReference"/>
        </w:rPr>
        <w:annotationRef/>
      </w:r>
      <w:r>
        <w:t xml:space="preserve">Is this a correct reference (false </w:t>
      </w:r>
      <w:proofErr w:type="spellStart"/>
      <w:r>
        <w:t>poisitive</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584F4F" w15:done="0"/>
  <w15:commentEx w15:paraId="07E77274" w15:done="0"/>
  <w15:commentEx w15:paraId="551E7D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2A446" w14:textId="77777777" w:rsidR="001769E4" w:rsidRDefault="001769E4">
      <w:r>
        <w:separator/>
      </w:r>
    </w:p>
  </w:endnote>
  <w:endnote w:type="continuationSeparator" w:id="0">
    <w:p w14:paraId="53075920" w14:textId="77777777" w:rsidR="001769E4" w:rsidRDefault="00176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256AC2"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256AC2" w:rsidRDefault="00256AC2" w:rsidP="003B7959">
          <w:pPr>
            <w:pStyle w:val="Footer"/>
          </w:pPr>
        </w:p>
      </w:tc>
    </w:tr>
    <w:tr w:rsidR="00256AC2" w14:paraId="49DDF186" w14:textId="77777777" w:rsidTr="001C5E38">
      <w:trPr>
        <w:trHeight w:val="170"/>
      </w:trPr>
      <w:tc>
        <w:tcPr>
          <w:tcW w:w="2000" w:type="pct"/>
          <w:tcBorders>
            <w:top w:val="single" w:sz="4" w:space="0" w:color="auto"/>
          </w:tcBorders>
          <w:shd w:val="clear" w:color="auto" w:fill="auto"/>
        </w:tcPr>
        <w:p w14:paraId="72790463" w14:textId="77777777" w:rsidR="00256AC2" w:rsidRDefault="00256AC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256AC2" w:rsidRDefault="00256AC2" w:rsidP="001C5E38">
          <w:pPr>
            <w:pStyle w:val="Footer"/>
            <w:jc w:val="right"/>
          </w:pPr>
          <w:r>
            <w:t>INCXnnnnDnnn-0.10</w:t>
          </w:r>
        </w:p>
      </w:tc>
    </w:tr>
    <w:tr w:rsidR="00256AC2" w14:paraId="04243D46" w14:textId="77777777" w:rsidTr="00A10131">
      <w:trPr>
        <w:trHeight w:hRule="exact" w:val="482"/>
      </w:trPr>
      <w:tc>
        <w:tcPr>
          <w:tcW w:w="5000" w:type="pct"/>
          <w:gridSpan w:val="2"/>
          <w:shd w:val="clear" w:color="auto" w:fill="auto"/>
          <w:vAlign w:val="bottom"/>
        </w:tcPr>
        <w:p w14:paraId="628785C8" w14:textId="77777777" w:rsidR="00256AC2" w:rsidRDefault="00256AC2" w:rsidP="003B7959">
          <w:pPr>
            <w:pStyle w:val="ClassificationFooter"/>
          </w:pPr>
          <w:r>
            <w:t>Commercial in Confidence</w:t>
          </w:r>
        </w:p>
      </w:tc>
    </w:tr>
  </w:tbl>
  <w:p w14:paraId="7D4F6451" w14:textId="77777777" w:rsidR="00256AC2" w:rsidRDefault="00256AC2"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256AC2"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256AC2" w:rsidRDefault="00256AC2" w:rsidP="003B7959">
          <w:pPr>
            <w:pStyle w:val="Footer"/>
          </w:pPr>
        </w:p>
      </w:tc>
    </w:tr>
    <w:tr w:rsidR="00256AC2" w14:paraId="520C7CBD" w14:textId="77777777" w:rsidTr="001C5E38">
      <w:trPr>
        <w:trHeight w:val="170"/>
      </w:trPr>
      <w:tc>
        <w:tcPr>
          <w:tcW w:w="3000" w:type="pct"/>
          <w:tcBorders>
            <w:top w:val="single" w:sz="4" w:space="0" w:color="auto"/>
          </w:tcBorders>
          <w:shd w:val="clear" w:color="auto" w:fill="auto"/>
        </w:tcPr>
        <w:p w14:paraId="53E46749" w14:textId="77777777" w:rsidR="00256AC2" w:rsidRDefault="00256AC2" w:rsidP="003B7959">
          <w:pPr>
            <w:pStyle w:val="Footer"/>
          </w:pPr>
          <w:r>
            <w:t>B8IT106 Tools for Data Analytics  CA Two</w:t>
          </w:r>
        </w:p>
      </w:tc>
      <w:tc>
        <w:tcPr>
          <w:tcW w:w="2500" w:type="pct"/>
          <w:tcBorders>
            <w:top w:val="single" w:sz="4" w:space="0" w:color="auto"/>
          </w:tcBorders>
          <w:shd w:val="clear" w:color="auto" w:fill="auto"/>
        </w:tcPr>
        <w:p w14:paraId="7C5B34FB" w14:textId="77777777" w:rsidR="00256AC2" w:rsidRDefault="00256AC2" w:rsidP="001C5E38">
          <w:pPr>
            <w:pStyle w:val="Footer"/>
            <w:jc w:val="right"/>
          </w:pPr>
          <w:r>
            <w:t xml:space="preserve">Page </w:t>
          </w:r>
          <w:r>
            <w:fldChar w:fldCharType="begin"/>
          </w:r>
          <w:r>
            <w:instrText xml:space="preserve"> PAGE </w:instrText>
          </w:r>
          <w:r>
            <w:fldChar w:fldCharType="separate"/>
          </w:r>
          <w:r w:rsidR="00902916">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902916">
            <w:rPr>
              <w:noProof/>
            </w:rPr>
            <w:t>30</w:t>
          </w:r>
          <w:r>
            <w:rPr>
              <w:noProof/>
            </w:rPr>
            <w:fldChar w:fldCharType="end"/>
          </w:r>
        </w:p>
      </w:tc>
    </w:tr>
    <w:tr w:rsidR="00256AC2" w14:paraId="3FFE7541" w14:textId="77777777" w:rsidTr="00A10131">
      <w:trPr>
        <w:trHeight w:hRule="exact" w:val="482"/>
      </w:trPr>
      <w:tc>
        <w:tcPr>
          <w:tcW w:w="5000" w:type="pct"/>
          <w:gridSpan w:val="2"/>
          <w:shd w:val="clear" w:color="auto" w:fill="auto"/>
          <w:vAlign w:val="bottom"/>
        </w:tcPr>
        <w:p w14:paraId="441A4CBB" w14:textId="77777777" w:rsidR="00256AC2" w:rsidRDefault="00256AC2" w:rsidP="003B7959">
          <w:pPr>
            <w:pStyle w:val="ClassificationFooter"/>
          </w:pPr>
        </w:p>
      </w:tc>
    </w:tr>
  </w:tbl>
  <w:p w14:paraId="1FE517DB" w14:textId="77777777" w:rsidR="00256AC2" w:rsidRDefault="00256AC2"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256AC2"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256AC2" w:rsidRDefault="00256AC2" w:rsidP="003B7959">
          <w:pPr>
            <w:pStyle w:val="Footer"/>
          </w:pPr>
        </w:p>
      </w:tc>
    </w:tr>
    <w:tr w:rsidR="00256AC2" w14:paraId="0A6993B8" w14:textId="77777777" w:rsidTr="001C5E38">
      <w:trPr>
        <w:trHeight w:val="170"/>
      </w:trPr>
      <w:tc>
        <w:tcPr>
          <w:tcW w:w="3000" w:type="pct"/>
          <w:tcBorders>
            <w:top w:val="single" w:sz="4" w:space="0" w:color="auto"/>
          </w:tcBorders>
          <w:shd w:val="clear" w:color="auto" w:fill="auto"/>
        </w:tcPr>
        <w:p w14:paraId="6E1489AD" w14:textId="77777777" w:rsidR="00256AC2" w:rsidRDefault="00256AC2" w:rsidP="003B7959">
          <w:pPr>
            <w:pStyle w:val="Footer"/>
          </w:pPr>
        </w:p>
      </w:tc>
      <w:tc>
        <w:tcPr>
          <w:tcW w:w="2500" w:type="pct"/>
          <w:tcBorders>
            <w:top w:val="single" w:sz="4" w:space="0" w:color="auto"/>
          </w:tcBorders>
          <w:shd w:val="clear" w:color="auto" w:fill="auto"/>
        </w:tcPr>
        <w:p w14:paraId="24F29C79" w14:textId="77777777" w:rsidR="00256AC2" w:rsidRDefault="00256AC2" w:rsidP="001C5E38">
          <w:pPr>
            <w:pStyle w:val="Footer"/>
            <w:jc w:val="right"/>
          </w:pPr>
        </w:p>
      </w:tc>
    </w:tr>
    <w:tr w:rsidR="00256AC2" w14:paraId="3F280D59" w14:textId="77777777" w:rsidTr="00A10131">
      <w:trPr>
        <w:trHeight w:hRule="exact" w:val="482"/>
      </w:trPr>
      <w:tc>
        <w:tcPr>
          <w:tcW w:w="5000" w:type="pct"/>
          <w:gridSpan w:val="2"/>
          <w:shd w:val="clear" w:color="auto" w:fill="auto"/>
          <w:vAlign w:val="bottom"/>
        </w:tcPr>
        <w:p w14:paraId="0F54B172" w14:textId="77777777" w:rsidR="00256AC2" w:rsidRDefault="00256AC2" w:rsidP="003B7959">
          <w:pPr>
            <w:pStyle w:val="ClassificationFooter"/>
          </w:pPr>
        </w:p>
      </w:tc>
    </w:tr>
  </w:tbl>
  <w:p w14:paraId="7E94EC3D" w14:textId="77777777" w:rsidR="00256AC2" w:rsidRDefault="00256AC2"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256AC2"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256AC2" w:rsidRDefault="00256AC2" w:rsidP="003B7959">
          <w:pPr>
            <w:pStyle w:val="Footer"/>
          </w:pPr>
        </w:p>
      </w:tc>
    </w:tr>
    <w:tr w:rsidR="00256AC2" w14:paraId="5F2CE77F" w14:textId="77777777" w:rsidTr="001C5E38">
      <w:trPr>
        <w:trHeight w:val="170"/>
      </w:trPr>
      <w:tc>
        <w:tcPr>
          <w:tcW w:w="2000" w:type="pct"/>
          <w:tcBorders>
            <w:top w:val="single" w:sz="4" w:space="0" w:color="auto"/>
          </w:tcBorders>
          <w:shd w:val="clear" w:color="auto" w:fill="auto"/>
        </w:tcPr>
        <w:p w14:paraId="76F3C7A3" w14:textId="77777777" w:rsidR="00256AC2" w:rsidRDefault="00256AC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256AC2" w:rsidRDefault="00256AC2" w:rsidP="001C5E38">
          <w:pPr>
            <w:pStyle w:val="Footer"/>
            <w:jc w:val="right"/>
          </w:pPr>
          <w:r>
            <w:t>INCXnnnnDnnn-0.10</w:t>
          </w:r>
        </w:p>
      </w:tc>
    </w:tr>
    <w:tr w:rsidR="00256AC2" w14:paraId="6A94D47B" w14:textId="77777777" w:rsidTr="00A10131">
      <w:trPr>
        <w:trHeight w:hRule="exact" w:val="482"/>
      </w:trPr>
      <w:tc>
        <w:tcPr>
          <w:tcW w:w="5000" w:type="pct"/>
          <w:gridSpan w:val="2"/>
          <w:shd w:val="clear" w:color="auto" w:fill="auto"/>
          <w:vAlign w:val="bottom"/>
        </w:tcPr>
        <w:p w14:paraId="58B9CA5A" w14:textId="77777777" w:rsidR="00256AC2" w:rsidRDefault="00256AC2" w:rsidP="003B7959">
          <w:pPr>
            <w:pStyle w:val="ClassificationFooter"/>
          </w:pPr>
          <w:r>
            <w:t>Commercial in Confidence</w:t>
          </w:r>
        </w:p>
      </w:tc>
    </w:tr>
  </w:tbl>
  <w:p w14:paraId="6AA86133" w14:textId="77777777" w:rsidR="00256AC2" w:rsidRDefault="00256AC2"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256AC2"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256AC2" w:rsidRDefault="00256AC2" w:rsidP="003B7959">
          <w:pPr>
            <w:pStyle w:val="Footer"/>
          </w:pPr>
        </w:p>
      </w:tc>
    </w:tr>
    <w:tr w:rsidR="00256AC2" w14:paraId="106C8C1D" w14:textId="77777777" w:rsidTr="001C5E38">
      <w:trPr>
        <w:trHeight w:val="170"/>
      </w:trPr>
      <w:tc>
        <w:tcPr>
          <w:tcW w:w="3000" w:type="pct"/>
          <w:tcBorders>
            <w:top w:val="single" w:sz="4" w:space="0" w:color="auto"/>
          </w:tcBorders>
          <w:shd w:val="clear" w:color="auto" w:fill="auto"/>
        </w:tcPr>
        <w:p w14:paraId="73ACE3F0" w14:textId="77777777" w:rsidR="00256AC2" w:rsidRDefault="00256AC2" w:rsidP="003B7959">
          <w:pPr>
            <w:pStyle w:val="Footer"/>
          </w:pPr>
          <w:r>
            <w:t>B8IT106 Tools for Data Analytics  CA Two</w:t>
          </w:r>
        </w:p>
      </w:tc>
      <w:tc>
        <w:tcPr>
          <w:tcW w:w="2500" w:type="pct"/>
          <w:tcBorders>
            <w:top w:val="single" w:sz="4" w:space="0" w:color="auto"/>
          </w:tcBorders>
          <w:shd w:val="clear" w:color="auto" w:fill="auto"/>
        </w:tcPr>
        <w:p w14:paraId="4AB1573D" w14:textId="77777777" w:rsidR="00256AC2" w:rsidRDefault="00256AC2" w:rsidP="001C5E38">
          <w:pPr>
            <w:pStyle w:val="Footer"/>
            <w:jc w:val="right"/>
          </w:pPr>
          <w:r>
            <w:t xml:space="preserve">Page </w:t>
          </w:r>
          <w:r>
            <w:fldChar w:fldCharType="begin"/>
          </w:r>
          <w:r>
            <w:instrText xml:space="preserve"> PAGE </w:instrText>
          </w:r>
          <w:r>
            <w:fldChar w:fldCharType="separate"/>
          </w:r>
          <w:r w:rsidR="00902916">
            <w:rPr>
              <w:noProof/>
            </w:rPr>
            <w:t>4</w:t>
          </w:r>
          <w:r>
            <w:fldChar w:fldCharType="end"/>
          </w:r>
          <w:r>
            <w:t xml:space="preserve"> of </w:t>
          </w:r>
          <w:r>
            <w:rPr>
              <w:noProof/>
            </w:rPr>
            <w:fldChar w:fldCharType="begin"/>
          </w:r>
          <w:r>
            <w:rPr>
              <w:noProof/>
            </w:rPr>
            <w:instrText xml:space="preserve"> NUMPAGES </w:instrText>
          </w:r>
          <w:r>
            <w:rPr>
              <w:noProof/>
            </w:rPr>
            <w:fldChar w:fldCharType="separate"/>
          </w:r>
          <w:r w:rsidR="00902916">
            <w:rPr>
              <w:noProof/>
            </w:rPr>
            <w:t>30</w:t>
          </w:r>
          <w:r>
            <w:rPr>
              <w:noProof/>
            </w:rPr>
            <w:fldChar w:fldCharType="end"/>
          </w:r>
        </w:p>
      </w:tc>
    </w:tr>
    <w:tr w:rsidR="00256AC2" w14:paraId="77BE88AD" w14:textId="77777777" w:rsidTr="00A10131">
      <w:trPr>
        <w:trHeight w:hRule="exact" w:val="482"/>
      </w:trPr>
      <w:tc>
        <w:tcPr>
          <w:tcW w:w="5000" w:type="pct"/>
          <w:gridSpan w:val="2"/>
          <w:shd w:val="clear" w:color="auto" w:fill="auto"/>
          <w:vAlign w:val="bottom"/>
        </w:tcPr>
        <w:p w14:paraId="2F47FCEB" w14:textId="77777777" w:rsidR="00256AC2" w:rsidRDefault="00256AC2" w:rsidP="003B7959">
          <w:pPr>
            <w:pStyle w:val="ClassificationFooter"/>
          </w:pPr>
        </w:p>
      </w:tc>
    </w:tr>
  </w:tbl>
  <w:p w14:paraId="638E55B9" w14:textId="77777777" w:rsidR="00256AC2" w:rsidRDefault="00256AC2"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1D265" w14:textId="77777777" w:rsidR="001769E4" w:rsidRDefault="001769E4">
      <w:r>
        <w:separator/>
      </w:r>
    </w:p>
  </w:footnote>
  <w:footnote w:type="continuationSeparator" w:id="0">
    <w:p w14:paraId="2D0F2EFE" w14:textId="77777777" w:rsidR="001769E4" w:rsidRDefault="001769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256AC2"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256AC2" w:rsidRDefault="00256AC2" w:rsidP="00A10131">
          <w:pPr>
            <w:pStyle w:val="Classification"/>
          </w:pPr>
          <w:r>
            <w:t>Commercial in Confidence</w:t>
          </w:r>
        </w:p>
      </w:tc>
    </w:tr>
    <w:tr w:rsidR="00256AC2" w14:paraId="3BEEACE8" w14:textId="77777777" w:rsidTr="001C5E38">
      <w:trPr>
        <w:trHeight w:hRule="exact" w:val="170"/>
      </w:trPr>
      <w:tc>
        <w:tcPr>
          <w:tcW w:w="5000" w:type="pct"/>
          <w:tcBorders>
            <w:top w:val="single" w:sz="4" w:space="0" w:color="auto"/>
          </w:tcBorders>
          <w:shd w:val="clear" w:color="auto" w:fill="auto"/>
        </w:tcPr>
        <w:p w14:paraId="597D6DEB" w14:textId="77777777" w:rsidR="00256AC2" w:rsidRDefault="00256AC2" w:rsidP="003B7959">
          <w:pPr>
            <w:pStyle w:val="Header"/>
          </w:pPr>
        </w:p>
      </w:tc>
    </w:tr>
  </w:tbl>
  <w:p w14:paraId="4E6C26A2" w14:textId="77777777" w:rsidR="00256AC2" w:rsidRDefault="00256AC2"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256AC2"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256AC2" w:rsidRDefault="00256AC2" w:rsidP="00A10131">
          <w:pPr>
            <w:pStyle w:val="Classification"/>
          </w:pPr>
        </w:p>
      </w:tc>
    </w:tr>
    <w:tr w:rsidR="00256AC2" w14:paraId="35668D3B" w14:textId="77777777" w:rsidTr="001C5E38">
      <w:trPr>
        <w:trHeight w:hRule="exact" w:val="170"/>
      </w:trPr>
      <w:tc>
        <w:tcPr>
          <w:tcW w:w="5000" w:type="pct"/>
          <w:tcBorders>
            <w:top w:val="single" w:sz="4" w:space="0" w:color="auto"/>
          </w:tcBorders>
          <w:shd w:val="clear" w:color="auto" w:fill="auto"/>
        </w:tcPr>
        <w:p w14:paraId="336499A1" w14:textId="77777777" w:rsidR="00256AC2" w:rsidRDefault="00256AC2" w:rsidP="003B7959">
          <w:pPr>
            <w:pStyle w:val="Header"/>
          </w:pPr>
        </w:p>
      </w:tc>
    </w:tr>
  </w:tbl>
  <w:p w14:paraId="3A44DECF" w14:textId="77777777" w:rsidR="00256AC2" w:rsidRDefault="00256AC2"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256AC2"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256AC2" w:rsidRDefault="00256AC2" w:rsidP="00A10131">
          <w:pPr>
            <w:pStyle w:val="Classification"/>
          </w:pPr>
        </w:p>
      </w:tc>
    </w:tr>
    <w:tr w:rsidR="00256AC2" w14:paraId="720EB137" w14:textId="77777777" w:rsidTr="001C5E38">
      <w:trPr>
        <w:trHeight w:hRule="exact" w:val="113"/>
      </w:trPr>
      <w:tc>
        <w:tcPr>
          <w:tcW w:w="5000" w:type="pct"/>
          <w:tcBorders>
            <w:top w:val="single" w:sz="4" w:space="0" w:color="auto"/>
          </w:tcBorders>
          <w:shd w:val="clear" w:color="auto" w:fill="auto"/>
        </w:tcPr>
        <w:p w14:paraId="4AAD3673" w14:textId="77777777" w:rsidR="00256AC2" w:rsidRDefault="00256AC2" w:rsidP="003B7959">
          <w:pPr>
            <w:pStyle w:val="Header"/>
          </w:pPr>
        </w:p>
      </w:tc>
    </w:tr>
  </w:tbl>
  <w:p w14:paraId="38B18A36" w14:textId="77777777" w:rsidR="00256AC2" w:rsidRDefault="00256AC2"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256AC2"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256AC2" w:rsidRDefault="00256AC2" w:rsidP="00A10131">
          <w:pPr>
            <w:pStyle w:val="Classification"/>
          </w:pPr>
          <w:r>
            <w:t>Commercial in Confidence</w:t>
          </w:r>
        </w:p>
      </w:tc>
    </w:tr>
    <w:tr w:rsidR="00256AC2" w14:paraId="2C092A2F" w14:textId="77777777" w:rsidTr="001C5E38">
      <w:trPr>
        <w:trHeight w:hRule="exact" w:val="170"/>
      </w:trPr>
      <w:tc>
        <w:tcPr>
          <w:tcW w:w="5000" w:type="pct"/>
          <w:tcBorders>
            <w:top w:val="single" w:sz="4" w:space="0" w:color="auto"/>
          </w:tcBorders>
          <w:shd w:val="clear" w:color="auto" w:fill="auto"/>
        </w:tcPr>
        <w:p w14:paraId="3B4047A4" w14:textId="77777777" w:rsidR="00256AC2" w:rsidRDefault="00256AC2" w:rsidP="003B7959">
          <w:pPr>
            <w:pStyle w:val="Header"/>
          </w:pPr>
        </w:p>
      </w:tc>
    </w:tr>
  </w:tbl>
  <w:p w14:paraId="76A40B1D" w14:textId="77777777" w:rsidR="00256AC2" w:rsidRDefault="00256AC2"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256AC2" w14:paraId="291172D1" w14:textId="77777777" w:rsidTr="00A10131">
      <w:trPr>
        <w:trHeight w:hRule="exact" w:val="510"/>
      </w:trPr>
      <w:tc>
        <w:tcPr>
          <w:tcW w:w="5000" w:type="pct"/>
          <w:tcBorders>
            <w:bottom w:val="single" w:sz="4" w:space="0" w:color="auto"/>
          </w:tcBorders>
          <w:shd w:val="clear" w:color="auto" w:fill="auto"/>
        </w:tcPr>
        <w:p w14:paraId="77FC673C" w14:textId="77777777" w:rsidR="00256AC2" w:rsidRDefault="00256AC2" w:rsidP="00A10131">
          <w:pPr>
            <w:pStyle w:val="Classification"/>
          </w:pPr>
        </w:p>
      </w:tc>
    </w:tr>
    <w:tr w:rsidR="00256AC2" w14:paraId="3412ED4B" w14:textId="77777777" w:rsidTr="001C5E38">
      <w:trPr>
        <w:trHeight w:hRule="exact" w:val="170"/>
      </w:trPr>
      <w:tc>
        <w:tcPr>
          <w:tcW w:w="5000" w:type="pct"/>
          <w:tcBorders>
            <w:top w:val="single" w:sz="4" w:space="0" w:color="auto"/>
          </w:tcBorders>
          <w:shd w:val="clear" w:color="auto" w:fill="auto"/>
        </w:tcPr>
        <w:p w14:paraId="1D6E85E2" w14:textId="77777777" w:rsidR="00256AC2" w:rsidRDefault="00256AC2" w:rsidP="003B7959">
          <w:pPr>
            <w:pStyle w:val="Header"/>
          </w:pPr>
        </w:p>
      </w:tc>
    </w:tr>
  </w:tbl>
  <w:p w14:paraId="552626F1" w14:textId="77777777" w:rsidR="00256AC2" w:rsidRDefault="00256AC2"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256AC2" w:rsidRDefault="00256A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4">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5">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6">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1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2">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4"/>
  </w:num>
  <w:num w:numId="2">
    <w:abstractNumId w:val="11"/>
  </w:num>
  <w:num w:numId="3">
    <w:abstractNumId w:val="6"/>
  </w:num>
  <w:num w:numId="4">
    <w:abstractNumId w:val="7"/>
  </w:num>
  <w:num w:numId="5">
    <w:abstractNumId w:val="8"/>
  </w:num>
  <w:num w:numId="6">
    <w:abstractNumId w:val="13"/>
  </w:num>
  <w:num w:numId="7">
    <w:abstractNumId w:val="3"/>
  </w:num>
  <w:num w:numId="8">
    <w:abstractNumId w:val="14"/>
  </w:num>
  <w:num w:numId="9">
    <w:abstractNumId w:val="9"/>
  </w:num>
  <w:num w:numId="10">
    <w:abstractNumId w:val="0"/>
  </w:num>
  <w:num w:numId="11">
    <w:abstractNumId w:val="12"/>
  </w:num>
  <w:num w:numId="12">
    <w:abstractNumId w:val="5"/>
  </w:num>
  <w:num w:numId="13">
    <w:abstractNumId w:val="1"/>
  </w:num>
  <w:num w:numId="14">
    <w:abstractNumId w:val="2"/>
  </w:num>
  <w:num w:numId="15">
    <w:abstractNumId w:val="10"/>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6"/>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58F9"/>
    <w:rsid w:val="00036084"/>
    <w:rsid w:val="0004039B"/>
    <w:rsid w:val="000403B4"/>
    <w:rsid w:val="00040A21"/>
    <w:rsid w:val="00040B88"/>
    <w:rsid w:val="00043FC8"/>
    <w:rsid w:val="000444AB"/>
    <w:rsid w:val="000475FC"/>
    <w:rsid w:val="0005384C"/>
    <w:rsid w:val="000539C3"/>
    <w:rsid w:val="0005598C"/>
    <w:rsid w:val="00056289"/>
    <w:rsid w:val="000579BF"/>
    <w:rsid w:val="00061100"/>
    <w:rsid w:val="00062947"/>
    <w:rsid w:val="00062F1D"/>
    <w:rsid w:val="0006359C"/>
    <w:rsid w:val="0006517D"/>
    <w:rsid w:val="000666CF"/>
    <w:rsid w:val="00066791"/>
    <w:rsid w:val="00070864"/>
    <w:rsid w:val="000727D7"/>
    <w:rsid w:val="00072919"/>
    <w:rsid w:val="000734D4"/>
    <w:rsid w:val="00073FED"/>
    <w:rsid w:val="0007564D"/>
    <w:rsid w:val="00075772"/>
    <w:rsid w:val="00076E88"/>
    <w:rsid w:val="00077B4D"/>
    <w:rsid w:val="00077FC3"/>
    <w:rsid w:val="0008205E"/>
    <w:rsid w:val="0008386E"/>
    <w:rsid w:val="000839B1"/>
    <w:rsid w:val="00084DFF"/>
    <w:rsid w:val="000867C6"/>
    <w:rsid w:val="0009081D"/>
    <w:rsid w:val="0009176C"/>
    <w:rsid w:val="000921D5"/>
    <w:rsid w:val="0009225E"/>
    <w:rsid w:val="0009439D"/>
    <w:rsid w:val="00095436"/>
    <w:rsid w:val="000955CD"/>
    <w:rsid w:val="000961FE"/>
    <w:rsid w:val="0009756D"/>
    <w:rsid w:val="000A308E"/>
    <w:rsid w:val="000A433B"/>
    <w:rsid w:val="000A7861"/>
    <w:rsid w:val="000B2B25"/>
    <w:rsid w:val="000B34F6"/>
    <w:rsid w:val="000C0B27"/>
    <w:rsid w:val="000C2189"/>
    <w:rsid w:val="000C2E3E"/>
    <w:rsid w:val="000C6534"/>
    <w:rsid w:val="000C732F"/>
    <w:rsid w:val="000C7694"/>
    <w:rsid w:val="000C7DE6"/>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32E4"/>
    <w:rsid w:val="0014642A"/>
    <w:rsid w:val="001465C0"/>
    <w:rsid w:val="00150B05"/>
    <w:rsid w:val="00151025"/>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E00"/>
    <w:rsid w:val="001E258A"/>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10212"/>
    <w:rsid w:val="00210C9B"/>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3212C"/>
    <w:rsid w:val="002321FC"/>
    <w:rsid w:val="00236BF1"/>
    <w:rsid w:val="0023720A"/>
    <w:rsid w:val="002372BE"/>
    <w:rsid w:val="0024054F"/>
    <w:rsid w:val="002418D5"/>
    <w:rsid w:val="0024224D"/>
    <w:rsid w:val="00242349"/>
    <w:rsid w:val="00243E4C"/>
    <w:rsid w:val="00252543"/>
    <w:rsid w:val="00256AC2"/>
    <w:rsid w:val="002605C4"/>
    <w:rsid w:val="00262F66"/>
    <w:rsid w:val="00263F14"/>
    <w:rsid w:val="00265792"/>
    <w:rsid w:val="00270318"/>
    <w:rsid w:val="00270754"/>
    <w:rsid w:val="00270C31"/>
    <w:rsid w:val="00272555"/>
    <w:rsid w:val="00272F02"/>
    <w:rsid w:val="002734DF"/>
    <w:rsid w:val="002753F8"/>
    <w:rsid w:val="00275C83"/>
    <w:rsid w:val="00276274"/>
    <w:rsid w:val="00277790"/>
    <w:rsid w:val="0027793E"/>
    <w:rsid w:val="00281CC0"/>
    <w:rsid w:val="00282AA0"/>
    <w:rsid w:val="002833A2"/>
    <w:rsid w:val="00283867"/>
    <w:rsid w:val="0028540A"/>
    <w:rsid w:val="00285F30"/>
    <w:rsid w:val="00290E55"/>
    <w:rsid w:val="0029103F"/>
    <w:rsid w:val="00296971"/>
    <w:rsid w:val="002A09E7"/>
    <w:rsid w:val="002A40AD"/>
    <w:rsid w:val="002A7C9E"/>
    <w:rsid w:val="002B0A0F"/>
    <w:rsid w:val="002B6D5C"/>
    <w:rsid w:val="002B6FB3"/>
    <w:rsid w:val="002C042A"/>
    <w:rsid w:val="002C0C2C"/>
    <w:rsid w:val="002C2C64"/>
    <w:rsid w:val="002C3D14"/>
    <w:rsid w:val="002C43BC"/>
    <w:rsid w:val="002C57D9"/>
    <w:rsid w:val="002C5834"/>
    <w:rsid w:val="002C6BAE"/>
    <w:rsid w:val="002D0F3C"/>
    <w:rsid w:val="002D538C"/>
    <w:rsid w:val="002D7855"/>
    <w:rsid w:val="002D7C09"/>
    <w:rsid w:val="002E17E8"/>
    <w:rsid w:val="002E4A99"/>
    <w:rsid w:val="002E6154"/>
    <w:rsid w:val="002E67C4"/>
    <w:rsid w:val="002E6BF9"/>
    <w:rsid w:val="002E6FA0"/>
    <w:rsid w:val="002E76FD"/>
    <w:rsid w:val="002F004D"/>
    <w:rsid w:val="002F1FA8"/>
    <w:rsid w:val="002F2378"/>
    <w:rsid w:val="002F5E77"/>
    <w:rsid w:val="002F7C2D"/>
    <w:rsid w:val="00300170"/>
    <w:rsid w:val="003025FD"/>
    <w:rsid w:val="003039F0"/>
    <w:rsid w:val="00304BDE"/>
    <w:rsid w:val="00305402"/>
    <w:rsid w:val="00307877"/>
    <w:rsid w:val="003141EC"/>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7599"/>
    <w:rsid w:val="003532C5"/>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7B0C"/>
    <w:rsid w:val="003A0A44"/>
    <w:rsid w:val="003A102C"/>
    <w:rsid w:val="003A26A6"/>
    <w:rsid w:val="003A27E0"/>
    <w:rsid w:val="003A3F21"/>
    <w:rsid w:val="003A7353"/>
    <w:rsid w:val="003B0B51"/>
    <w:rsid w:val="003B2CF9"/>
    <w:rsid w:val="003B3774"/>
    <w:rsid w:val="003B3944"/>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5F75"/>
    <w:rsid w:val="00427272"/>
    <w:rsid w:val="004272D0"/>
    <w:rsid w:val="00427728"/>
    <w:rsid w:val="00430C21"/>
    <w:rsid w:val="0043194F"/>
    <w:rsid w:val="004326B0"/>
    <w:rsid w:val="0043309B"/>
    <w:rsid w:val="00433C0D"/>
    <w:rsid w:val="004347AF"/>
    <w:rsid w:val="004349D7"/>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85073"/>
    <w:rsid w:val="004907FF"/>
    <w:rsid w:val="004927DE"/>
    <w:rsid w:val="004927E5"/>
    <w:rsid w:val="004953D8"/>
    <w:rsid w:val="00495EB1"/>
    <w:rsid w:val="004A016C"/>
    <w:rsid w:val="004A2E94"/>
    <w:rsid w:val="004A390D"/>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5017FB"/>
    <w:rsid w:val="00501EB4"/>
    <w:rsid w:val="00504968"/>
    <w:rsid w:val="0050564B"/>
    <w:rsid w:val="00505D2F"/>
    <w:rsid w:val="005062AA"/>
    <w:rsid w:val="005115C4"/>
    <w:rsid w:val="00512C3B"/>
    <w:rsid w:val="005142E7"/>
    <w:rsid w:val="00514976"/>
    <w:rsid w:val="005149E6"/>
    <w:rsid w:val="005150CB"/>
    <w:rsid w:val="00516F5B"/>
    <w:rsid w:val="00517A49"/>
    <w:rsid w:val="00521E6C"/>
    <w:rsid w:val="00523D52"/>
    <w:rsid w:val="0052690F"/>
    <w:rsid w:val="00527B94"/>
    <w:rsid w:val="00531BAC"/>
    <w:rsid w:val="00531ED0"/>
    <w:rsid w:val="005355B6"/>
    <w:rsid w:val="00540EBE"/>
    <w:rsid w:val="005410BC"/>
    <w:rsid w:val="00541799"/>
    <w:rsid w:val="0054649A"/>
    <w:rsid w:val="00550859"/>
    <w:rsid w:val="00550B12"/>
    <w:rsid w:val="00551943"/>
    <w:rsid w:val="00557997"/>
    <w:rsid w:val="00557A03"/>
    <w:rsid w:val="005638ED"/>
    <w:rsid w:val="00565DF4"/>
    <w:rsid w:val="00570F5D"/>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42B0"/>
    <w:rsid w:val="005B4CE0"/>
    <w:rsid w:val="005B7C14"/>
    <w:rsid w:val="005B7E79"/>
    <w:rsid w:val="005C096B"/>
    <w:rsid w:val="005C13DA"/>
    <w:rsid w:val="005C1748"/>
    <w:rsid w:val="005C1E77"/>
    <w:rsid w:val="005C331C"/>
    <w:rsid w:val="005C3A42"/>
    <w:rsid w:val="005C4742"/>
    <w:rsid w:val="005D310A"/>
    <w:rsid w:val="005D3F51"/>
    <w:rsid w:val="005D664A"/>
    <w:rsid w:val="005D7B46"/>
    <w:rsid w:val="005D7C52"/>
    <w:rsid w:val="005E0566"/>
    <w:rsid w:val="005E6540"/>
    <w:rsid w:val="005E667B"/>
    <w:rsid w:val="005E6879"/>
    <w:rsid w:val="005E7C2C"/>
    <w:rsid w:val="005F0049"/>
    <w:rsid w:val="005F082E"/>
    <w:rsid w:val="005F2AF5"/>
    <w:rsid w:val="005F4DAC"/>
    <w:rsid w:val="005F6357"/>
    <w:rsid w:val="005F7972"/>
    <w:rsid w:val="005F7A9A"/>
    <w:rsid w:val="0060026A"/>
    <w:rsid w:val="006002DA"/>
    <w:rsid w:val="00602ED6"/>
    <w:rsid w:val="0060447E"/>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603A2"/>
    <w:rsid w:val="0066085D"/>
    <w:rsid w:val="0066226B"/>
    <w:rsid w:val="006624EE"/>
    <w:rsid w:val="00664ECD"/>
    <w:rsid w:val="00670649"/>
    <w:rsid w:val="00671D74"/>
    <w:rsid w:val="006748A9"/>
    <w:rsid w:val="0067630B"/>
    <w:rsid w:val="0067650A"/>
    <w:rsid w:val="00677D18"/>
    <w:rsid w:val="00680387"/>
    <w:rsid w:val="00680680"/>
    <w:rsid w:val="0068116A"/>
    <w:rsid w:val="0068277E"/>
    <w:rsid w:val="006828FC"/>
    <w:rsid w:val="00685925"/>
    <w:rsid w:val="00685AE1"/>
    <w:rsid w:val="00690DA4"/>
    <w:rsid w:val="00694B90"/>
    <w:rsid w:val="0069534C"/>
    <w:rsid w:val="00696842"/>
    <w:rsid w:val="00697E95"/>
    <w:rsid w:val="006A2128"/>
    <w:rsid w:val="006A3034"/>
    <w:rsid w:val="006A31AF"/>
    <w:rsid w:val="006A6A22"/>
    <w:rsid w:val="006B1010"/>
    <w:rsid w:val="006B1B75"/>
    <w:rsid w:val="006B378F"/>
    <w:rsid w:val="006B3852"/>
    <w:rsid w:val="006B388E"/>
    <w:rsid w:val="006B4939"/>
    <w:rsid w:val="006B4EFA"/>
    <w:rsid w:val="006B7A91"/>
    <w:rsid w:val="006C0533"/>
    <w:rsid w:val="006C1DD4"/>
    <w:rsid w:val="006C5487"/>
    <w:rsid w:val="006C6ACF"/>
    <w:rsid w:val="006C6FBC"/>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33C5"/>
    <w:rsid w:val="00755A64"/>
    <w:rsid w:val="00760C1F"/>
    <w:rsid w:val="00761869"/>
    <w:rsid w:val="00763AFE"/>
    <w:rsid w:val="00767703"/>
    <w:rsid w:val="0076785E"/>
    <w:rsid w:val="007705F7"/>
    <w:rsid w:val="00772505"/>
    <w:rsid w:val="00775BC3"/>
    <w:rsid w:val="007762B9"/>
    <w:rsid w:val="00777618"/>
    <w:rsid w:val="007776F9"/>
    <w:rsid w:val="00784937"/>
    <w:rsid w:val="00787EC2"/>
    <w:rsid w:val="0079132A"/>
    <w:rsid w:val="007925F1"/>
    <w:rsid w:val="00792656"/>
    <w:rsid w:val="007940C4"/>
    <w:rsid w:val="007943EE"/>
    <w:rsid w:val="00796977"/>
    <w:rsid w:val="00797139"/>
    <w:rsid w:val="00797675"/>
    <w:rsid w:val="007A05A4"/>
    <w:rsid w:val="007A126C"/>
    <w:rsid w:val="007A2165"/>
    <w:rsid w:val="007A2897"/>
    <w:rsid w:val="007A29F2"/>
    <w:rsid w:val="007A3884"/>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D4911"/>
    <w:rsid w:val="007D5C06"/>
    <w:rsid w:val="007D6822"/>
    <w:rsid w:val="007E1E6F"/>
    <w:rsid w:val="007E306B"/>
    <w:rsid w:val="007E41BA"/>
    <w:rsid w:val="007E6B02"/>
    <w:rsid w:val="007F0085"/>
    <w:rsid w:val="007F0D8B"/>
    <w:rsid w:val="007F6ED0"/>
    <w:rsid w:val="007F7D0A"/>
    <w:rsid w:val="00800E67"/>
    <w:rsid w:val="00800F19"/>
    <w:rsid w:val="00801046"/>
    <w:rsid w:val="00801BC8"/>
    <w:rsid w:val="0080373D"/>
    <w:rsid w:val="00803F6D"/>
    <w:rsid w:val="00805F33"/>
    <w:rsid w:val="00810FC2"/>
    <w:rsid w:val="0081198D"/>
    <w:rsid w:val="00814212"/>
    <w:rsid w:val="008177B5"/>
    <w:rsid w:val="008178AD"/>
    <w:rsid w:val="00817EC4"/>
    <w:rsid w:val="00820598"/>
    <w:rsid w:val="008208EA"/>
    <w:rsid w:val="00820F20"/>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4391"/>
    <w:rsid w:val="00860A52"/>
    <w:rsid w:val="00862BBE"/>
    <w:rsid w:val="00864795"/>
    <w:rsid w:val="00864D1D"/>
    <w:rsid w:val="008652F7"/>
    <w:rsid w:val="008737EE"/>
    <w:rsid w:val="0087668B"/>
    <w:rsid w:val="00880A3C"/>
    <w:rsid w:val="00881056"/>
    <w:rsid w:val="00883D8C"/>
    <w:rsid w:val="00886482"/>
    <w:rsid w:val="00886872"/>
    <w:rsid w:val="008868A4"/>
    <w:rsid w:val="00887891"/>
    <w:rsid w:val="008914B9"/>
    <w:rsid w:val="008935FD"/>
    <w:rsid w:val="008977D1"/>
    <w:rsid w:val="00897DD1"/>
    <w:rsid w:val="008A0478"/>
    <w:rsid w:val="008A2C26"/>
    <w:rsid w:val="008A504A"/>
    <w:rsid w:val="008A7D3B"/>
    <w:rsid w:val="008B271E"/>
    <w:rsid w:val="008B4E3D"/>
    <w:rsid w:val="008B6118"/>
    <w:rsid w:val="008B7203"/>
    <w:rsid w:val="008B7C73"/>
    <w:rsid w:val="008C26D7"/>
    <w:rsid w:val="008C3028"/>
    <w:rsid w:val="008C4019"/>
    <w:rsid w:val="008C5542"/>
    <w:rsid w:val="008D05D0"/>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6FA"/>
    <w:rsid w:val="00945CC3"/>
    <w:rsid w:val="0094612F"/>
    <w:rsid w:val="0094636B"/>
    <w:rsid w:val="00946CCD"/>
    <w:rsid w:val="0095064C"/>
    <w:rsid w:val="00950894"/>
    <w:rsid w:val="009529E7"/>
    <w:rsid w:val="00953043"/>
    <w:rsid w:val="0095324B"/>
    <w:rsid w:val="00955791"/>
    <w:rsid w:val="009564BE"/>
    <w:rsid w:val="0096018A"/>
    <w:rsid w:val="00960A99"/>
    <w:rsid w:val="00962649"/>
    <w:rsid w:val="00962C2F"/>
    <w:rsid w:val="009633BF"/>
    <w:rsid w:val="00964FB3"/>
    <w:rsid w:val="009659BB"/>
    <w:rsid w:val="009667EC"/>
    <w:rsid w:val="00970D88"/>
    <w:rsid w:val="00971538"/>
    <w:rsid w:val="0097370B"/>
    <w:rsid w:val="00975571"/>
    <w:rsid w:val="0097625F"/>
    <w:rsid w:val="00977A80"/>
    <w:rsid w:val="00977F1A"/>
    <w:rsid w:val="009801A3"/>
    <w:rsid w:val="00980920"/>
    <w:rsid w:val="00985923"/>
    <w:rsid w:val="0098722E"/>
    <w:rsid w:val="009902E0"/>
    <w:rsid w:val="009903AA"/>
    <w:rsid w:val="009909D6"/>
    <w:rsid w:val="00990D27"/>
    <w:rsid w:val="00990D3C"/>
    <w:rsid w:val="00990FE1"/>
    <w:rsid w:val="0099479A"/>
    <w:rsid w:val="0099685E"/>
    <w:rsid w:val="009A0402"/>
    <w:rsid w:val="009A079D"/>
    <w:rsid w:val="009A0BA9"/>
    <w:rsid w:val="009A38D5"/>
    <w:rsid w:val="009A5FDE"/>
    <w:rsid w:val="009B02FE"/>
    <w:rsid w:val="009B0C85"/>
    <w:rsid w:val="009B5E6F"/>
    <w:rsid w:val="009B609F"/>
    <w:rsid w:val="009B73A2"/>
    <w:rsid w:val="009B768E"/>
    <w:rsid w:val="009C1486"/>
    <w:rsid w:val="009C15AE"/>
    <w:rsid w:val="009E0A25"/>
    <w:rsid w:val="009E2724"/>
    <w:rsid w:val="009E2EB0"/>
    <w:rsid w:val="009E452C"/>
    <w:rsid w:val="009E50EA"/>
    <w:rsid w:val="009F008B"/>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3817"/>
    <w:rsid w:val="00A44EEA"/>
    <w:rsid w:val="00A459EF"/>
    <w:rsid w:val="00A4664E"/>
    <w:rsid w:val="00A51470"/>
    <w:rsid w:val="00A51F40"/>
    <w:rsid w:val="00A53D1C"/>
    <w:rsid w:val="00A55AB5"/>
    <w:rsid w:val="00A5663C"/>
    <w:rsid w:val="00A6012D"/>
    <w:rsid w:val="00A6292D"/>
    <w:rsid w:val="00A65719"/>
    <w:rsid w:val="00A673F2"/>
    <w:rsid w:val="00A7013A"/>
    <w:rsid w:val="00A71476"/>
    <w:rsid w:val="00A71D60"/>
    <w:rsid w:val="00A71F85"/>
    <w:rsid w:val="00A734A7"/>
    <w:rsid w:val="00A80249"/>
    <w:rsid w:val="00A8050E"/>
    <w:rsid w:val="00A8065A"/>
    <w:rsid w:val="00A82212"/>
    <w:rsid w:val="00A864DD"/>
    <w:rsid w:val="00A86B50"/>
    <w:rsid w:val="00A8779E"/>
    <w:rsid w:val="00A90EDF"/>
    <w:rsid w:val="00A92F05"/>
    <w:rsid w:val="00A9368A"/>
    <w:rsid w:val="00A93BA5"/>
    <w:rsid w:val="00A96F67"/>
    <w:rsid w:val="00A97C68"/>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46FD"/>
    <w:rsid w:val="00AE4FFB"/>
    <w:rsid w:val="00AE5E7D"/>
    <w:rsid w:val="00AF3EC5"/>
    <w:rsid w:val="00AF52EC"/>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EA8"/>
    <w:rsid w:val="00B60DAF"/>
    <w:rsid w:val="00B62743"/>
    <w:rsid w:val="00B6630F"/>
    <w:rsid w:val="00B663DF"/>
    <w:rsid w:val="00B70257"/>
    <w:rsid w:val="00B704FE"/>
    <w:rsid w:val="00B72340"/>
    <w:rsid w:val="00B74634"/>
    <w:rsid w:val="00B7597A"/>
    <w:rsid w:val="00B764F3"/>
    <w:rsid w:val="00B82DB8"/>
    <w:rsid w:val="00B84BCF"/>
    <w:rsid w:val="00B8564F"/>
    <w:rsid w:val="00B8769E"/>
    <w:rsid w:val="00B87D7F"/>
    <w:rsid w:val="00B930B1"/>
    <w:rsid w:val="00B939AC"/>
    <w:rsid w:val="00B956A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5075"/>
    <w:rsid w:val="00BD514E"/>
    <w:rsid w:val="00BD5AF9"/>
    <w:rsid w:val="00BE2320"/>
    <w:rsid w:val="00BE2589"/>
    <w:rsid w:val="00BE4FCD"/>
    <w:rsid w:val="00BF12DA"/>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307E5"/>
    <w:rsid w:val="00C30E5B"/>
    <w:rsid w:val="00C312AD"/>
    <w:rsid w:val="00C32BD8"/>
    <w:rsid w:val="00C373EC"/>
    <w:rsid w:val="00C4192B"/>
    <w:rsid w:val="00C42E49"/>
    <w:rsid w:val="00C44E7D"/>
    <w:rsid w:val="00C4569A"/>
    <w:rsid w:val="00C45A6E"/>
    <w:rsid w:val="00C526F8"/>
    <w:rsid w:val="00C534DE"/>
    <w:rsid w:val="00C53EEF"/>
    <w:rsid w:val="00C55921"/>
    <w:rsid w:val="00C56352"/>
    <w:rsid w:val="00C573B3"/>
    <w:rsid w:val="00C600EA"/>
    <w:rsid w:val="00C6119E"/>
    <w:rsid w:val="00C62776"/>
    <w:rsid w:val="00C62DDA"/>
    <w:rsid w:val="00C63ADB"/>
    <w:rsid w:val="00C647DB"/>
    <w:rsid w:val="00C67EDC"/>
    <w:rsid w:val="00C715F1"/>
    <w:rsid w:val="00C71CE8"/>
    <w:rsid w:val="00C7274F"/>
    <w:rsid w:val="00C72DD4"/>
    <w:rsid w:val="00C767D1"/>
    <w:rsid w:val="00C771ED"/>
    <w:rsid w:val="00C77661"/>
    <w:rsid w:val="00C776FE"/>
    <w:rsid w:val="00C809BD"/>
    <w:rsid w:val="00C81655"/>
    <w:rsid w:val="00C81F8A"/>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2A8D"/>
    <w:rsid w:val="00CF499A"/>
    <w:rsid w:val="00CF7DE5"/>
    <w:rsid w:val="00D004F4"/>
    <w:rsid w:val="00D01600"/>
    <w:rsid w:val="00D025D8"/>
    <w:rsid w:val="00D05B9E"/>
    <w:rsid w:val="00D073E3"/>
    <w:rsid w:val="00D07567"/>
    <w:rsid w:val="00D10685"/>
    <w:rsid w:val="00D1115E"/>
    <w:rsid w:val="00D12D66"/>
    <w:rsid w:val="00D13BA2"/>
    <w:rsid w:val="00D1524E"/>
    <w:rsid w:val="00D17DC1"/>
    <w:rsid w:val="00D23FEA"/>
    <w:rsid w:val="00D2418B"/>
    <w:rsid w:val="00D24F54"/>
    <w:rsid w:val="00D26DB6"/>
    <w:rsid w:val="00D27BC1"/>
    <w:rsid w:val="00D309C5"/>
    <w:rsid w:val="00D30EC9"/>
    <w:rsid w:val="00D324E7"/>
    <w:rsid w:val="00D35981"/>
    <w:rsid w:val="00D35C0C"/>
    <w:rsid w:val="00D36D1D"/>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5BA2"/>
    <w:rsid w:val="00D760A5"/>
    <w:rsid w:val="00D8063E"/>
    <w:rsid w:val="00D822BD"/>
    <w:rsid w:val="00D85053"/>
    <w:rsid w:val="00D931A4"/>
    <w:rsid w:val="00D95216"/>
    <w:rsid w:val="00D9743C"/>
    <w:rsid w:val="00D97F56"/>
    <w:rsid w:val="00DA6262"/>
    <w:rsid w:val="00DA6E34"/>
    <w:rsid w:val="00DA7B3E"/>
    <w:rsid w:val="00DA7BFE"/>
    <w:rsid w:val="00DB4771"/>
    <w:rsid w:val="00DC1A4D"/>
    <w:rsid w:val="00DC1C0D"/>
    <w:rsid w:val="00DC4358"/>
    <w:rsid w:val="00DC6FA9"/>
    <w:rsid w:val="00DC701C"/>
    <w:rsid w:val="00DD005D"/>
    <w:rsid w:val="00DD02BA"/>
    <w:rsid w:val="00DD0E04"/>
    <w:rsid w:val="00DD1F95"/>
    <w:rsid w:val="00DD26BC"/>
    <w:rsid w:val="00DD29E9"/>
    <w:rsid w:val="00DD5A42"/>
    <w:rsid w:val="00DD6411"/>
    <w:rsid w:val="00DD6545"/>
    <w:rsid w:val="00DD770A"/>
    <w:rsid w:val="00DD7833"/>
    <w:rsid w:val="00DD7C83"/>
    <w:rsid w:val="00DD7DF2"/>
    <w:rsid w:val="00DE157C"/>
    <w:rsid w:val="00DE16E7"/>
    <w:rsid w:val="00DE4861"/>
    <w:rsid w:val="00DE526B"/>
    <w:rsid w:val="00DE658F"/>
    <w:rsid w:val="00DF2922"/>
    <w:rsid w:val="00DF36DF"/>
    <w:rsid w:val="00DF62A5"/>
    <w:rsid w:val="00DF7299"/>
    <w:rsid w:val="00DF7AA8"/>
    <w:rsid w:val="00E01D6D"/>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53FD4"/>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18FF"/>
    <w:rsid w:val="00EB3F97"/>
    <w:rsid w:val="00EB44FE"/>
    <w:rsid w:val="00EB5632"/>
    <w:rsid w:val="00EB749A"/>
    <w:rsid w:val="00EC126F"/>
    <w:rsid w:val="00EC1C4A"/>
    <w:rsid w:val="00EC2AB9"/>
    <w:rsid w:val="00EC32C1"/>
    <w:rsid w:val="00EC6493"/>
    <w:rsid w:val="00ED185A"/>
    <w:rsid w:val="00ED5227"/>
    <w:rsid w:val="00ED64E8"/>
    <w:rsid w:val="00ED717B"/>
    <w:rsid w:val="00ED7DC5"/>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101BC"/>
    <w:rsid w:val="00F1249B"/>
    <w:rsid w:val="00F12D87"/>
    <w:rsid w:val="00F1414B"/>
    <w:rsid w:val="00F1706E"/>
    <w:rsid w:val="00F17461"/>
    <w:rsid w:val="00F17AB0"/>
    <w:rsid w:val="00F23705"/>
    <w:rsid w:val="00F245CD"/>
    <w:rsid w:val="00F24917"/>
    <w:rsid w:val="00F265B3"/>
    <w:rsid w:val="00F26831"/>
    <w:rsid w:val="00F303E7"/>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BAC"/>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HTML Preformatted" w:uiPriority="99"/>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HTML Preformatted" w:uiPriority="99"/>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comments" Target="comments.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4.xml"/><Relationship Id="rId68" Type="http://schemas.openxmlformats.org/officeDocument/2006/relationships/fontTable" Target="fontTable.xml"/><Relationship Id="rId7" Type="http://schemas.openxmlformats.org/officeDocument/2006/relationships/customXml" Target="../customXml/item7.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JPG"/><Relationship Id="rId58" Type="http://schemas.openxmlformats.org/officeDocument/2006/relationships/image" Target="media/image35.png"/><Relationship Id="rId66"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towardsdatascience.com/" TargetMode="External"/><Relationship Id="rId48" Type="http://schemas.openxmlformats.org/officeDocument/2006/relationships/image" Target="media/image25.JPG"/><Relationship Id="rId56" Type="http://schemas.openxmlformats.org/officeDocument/2006/relationships/image" Target="media/image33.png"/><Relationship Id="rId64" Type="http://schemas.openxmlformats.org/officeDocument/2006/relationships/header" Target="header5.xml"/><Relationship Id="rId69"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28.png"/><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towardsdatascience.com/" TargetMode="External"/><Relationship Id="rId59" Type="http://schemas.openxmlformats.org/officeDocument/2006/relationships/image" Target="media/image36.png"/><Relationship Id="rId67" Type="http://schemas.openxmlformats.org/officeDocument/2006/relationships/header" Target="header6.xml"/><Relationship Id="rId20" Type="http://schemas.openxmlformats.org/officeDocument/2006/relationships/footer" Target="footer3.xm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customXsn xmlns="http://schemas.microsoft.com/office/2006/metadata/customXsn">
  <xsnLocation/>
  <cached>True</cached>
  <openByDefault>True</openByDefault>
  <xsnScope/>
</customXsn>
</file>

<file path=customXml/item4.xml><?xml version="1.0" encoding="utf-8"?>
<?mso-contentType ?>
<SharedContentType xmlns="Microsoft.SharePoint.Taxonomy.ContentTypeSync" SourceId="1a4ba186-3518-432c-9561-7a0f3424a65e" ContentTypeId="0x010100A7E734F647EE7C4F86DAB9A69098C7820224" PreviousValue="false"/>
</file>

<file path=customXml/item5.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4.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5.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6.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7.xml><?xml version="1.0" encoding="utf-8"?>
<ds:datastoreItem xmlns:ds="http://schemas.openxmlformats.org/officeDocument/2006/customXml" ds:itemID="{B74FB6B8-30C3-4D7E-A41F-D23B3217A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4447</Words>
  <Characters>25351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Tools for Data Analytics CA2</vt:lpstr>
    </vt:vector>
  </TitlesOfParts>
  <Company>BAE Systems Applied Intelligence</Company>
  <LinksUpToDate>false</LinksUpToDate>
  <CharactersWithSpaces>29739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Tools for Data Analytics CA2</dc:title>
  <dc:creator>10524150@myDBS.ie</dc:creator>
  <cp:keywords>Programming for Big Data CA</cp:keywords>
  <cp:lastModifiedBy>Finnegan, Ciaran (IE Dublin)</cp:lastModifiedBy>
  <cp:revision>7</cp:revision>
  <cp:lastPrinted>2007-06-14T13:02:00Z</cp:lastPrinted>
  <dcterms:created xsi:type="dcterms:W3CDTF">2019-10-15T17:06:00Z</dcterms:created>
  <dcterms:modified xsi:type="dcterms:W3CDTF">2019-10-15T17:11:00Z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